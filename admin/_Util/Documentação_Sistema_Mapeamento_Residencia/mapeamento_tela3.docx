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comgrade"/>
        <w:tblW w:w="0" w:type="auto"/>
        <w:tblLook w:val="04A0"/>
      </w:tblPr>
      <w:tblGrid>
        <w:gridCol w:w="8644"/>
      </w:tblGrid>
      <w:tr w:rsidR="00523A4C" w:rsidTr="00523A4C">
        <w:tc>
          <w:tcPr>
            <w:tcW w:w="8644" w:type="dxa"/>
          </w:tcPr>
          <w:p w:rsidR="00523A4C" w:rsidRDefault="00523A4C" w:rsidP="00C622BD">
            <w:proofErr w:type="gramStart"/>
            <w:r>
              <w:t>1</w:t>
            </w:r>
            <w:proofErr w:type="gramEnd"/>
            <w:r>
              <w:t>)</w:t>
            </w:r>
          </w:p>
        </w:tc>
      </w:tr>
      <w:tr w:rsidR="00523A4C" w:rsidTr="00523A4C">
        <w:tc>
          <w:tcPr>
            <w:tcW w:w="8644" w:type="dxa"/>
          </w:tcPr>
          <w:p w:rsidR="00523A4C" w:rsidRDefault="00523A4C" w:rsidP="00523A4C">
            <w:r>
              <w:t>ARTISTAS</w:t>
            </w:r>
          </w:p>
          <w:p w:rsidR="00523A4C" w:rsidRDefault="00523A4C" w:rsidP="00523A4C">
            <w:pPr>
              <w:rPr>
                <w:color w:val="C00000"/>
              </w:rPr>
            </w:pPr>
            <w:r>
              <w:t>OS ARTISTAS RESIDENTES (</w:t>
            </w:r>
            <w:r w:rsidRPr="00984C82">
              <w:rPr>
                <w:color w:val="C00000"/>
              </w:rPr>
              <w:t>O objetivo dessa parte precisa ficar mais bem esclarecido. A ideia é obter informação sobre o que exatamente?)</w:t>
            </w:r>
          </w:p>
          <w:p w:rsidR="00523A4C" w:rsidRDefault="00523A4C" w:rsidP="00523A4C"/>
        </w:tc>
      </w:tr>
    </w:tbl>
    <w:p w:rsidR="00523A4C" w:rsidRDefault="00523A4C" w:rsidP="00C622BD"/>
    <w:p w:rsidR="00C622BD" w:rsidRDefault="00C622BD" w:rsidP="00C622BD"/>
    <w:tbl>
      <w:tblPr>
        <w:tblStyle w:val="Tabelacomgrade"/>
        <w:tblW w:w="0" w:type="auto"/>
        <w:tblLook w:val="04A0"/>
      </w:tblPr>
      <w:tblGrid>
        <w:gridCol w:w="8644"/>
      </w:tblGrid>
      <w:tr w:rsidR="00523A4C" w:rsidTr="00D87DCC">
        <w:tc>
          <w:tcPr>
            <w:tcW w:w="8644" w:type="dxa"/>
          </w:tcPr>
          <w:p w:rsidR="00523A4C" w:rsidRDefault="00523A4C" w:rsidP="00D87DCC">
            <w:proofErr w:type="gramStart"/>
            <w:r>
              <w:t>2</w:t>
            </w:r>
            <w:proofErr w:type="gramEnd"/>
            <w:r>
              <w:t>)</w:t>
            </w:r>
          </w:p>
        </w:tc>
      </w:tr>
      <w:tr w:rsidR="00523A4C" w:rsidTr="00D87DCC">
        <w:tc>
          <w:tcPr>
            <w:tcW w:w="8644" w:type="dxa"/>
          </w:tcPr>
          <w:p w:rsidR="00523A4C" w:rsidRDefault="00523A4C" w:rsidP="00523A4C">
            <w:pPr>
              <w:rPr>
                <w:ins w:id="0" w:author="ana.claudia" w:date="2013-06-19T13:47:00Z"/>
              </w:rPr>
            </w:pPr>
            <w:r>
              <w:t>Na tela final, em vez de</w:t>
            </w:r>
          </w:p>
          <w:p w:rsidR="00523A4C" w:rsidRDefault="00523A4C" w:rsidP="00523A4C">
            <w:ins w:id="1" w:author="ana.claudia" w:date="2013-06-19T13:47:00Z">
              <w:r w:rsidRPr="00C622BD">
                <w:t xml:space="preserve">Parte: artistas cadastrada, clique na </w:t>
              </w:r>
              <w:proofErr w:type="gramStart"/>
              <w:r w:rsidRPr="00C622BD">
                <w:t>parte:</w:t>
              </w:r>
              <w:proofErr w:type="gramEnd"/>
              <w:r w:rsidRPr="00C622BD">
                <w:t>projetos para realizar o cadastro</w:t>
              </w:r>
            </w:ins>
          </w:p>
          <w:p w:rsidR="00523A4C" w:rsidRDefault="00523A4C" w:rsidP="00523A4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SUGIRO: </w:t>
            </w:r>
          </w:p>
          <w:p w:rsidR="00523A4C" w:rsidRDefault="00523A4C" w:rsidP="00523A4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Dados cadastrados com sucesso. Próxima etapa: Projetos.</w:t>
            </w:r>
          </w:p>
          <w:p w:rsidR="00523A4C" w:rsidRDefault="00523A4C" w:rsidP="00523A4C">
            <w:r>
              <w:t>***</w:t>
            </w:r>
          </w:p>
          <w:p w:rsidR="00523A4C" w:rsidRDefault="00523A4C" w:rsidP="00523A4C"/>
        </w:tc>
      </w:tr>
    </w:tbl>
    <w:p w:rsidR="00C622BD" w:rsidRDefault="00C622BD" w:rsidP="00C622BD"/>
    <w:p w:rsidR="00984C82" w:rsidRDefault="00984C82" w:rsidP="00984C82">
      <w:pPr>
        <w:jc w:val="center"/>
      </w:pPr>
    </w:p>
    <w:tbl>
      <w:tblPr>
        <w:tblStyle w:val="Tabelacomgrade"/>
        <w:tblW w:w="0" w:type="auto"/>
        <w:tblLook w:val="04A0"/>
      </w:tblPr>
      <w:tblGrid>
        <w:gridCol w:w="8720"/>
      </w:tblGrid>
      <w:tr w:rsidR="00523A4C" w:rsidTr="00D87DCC">
        <w:tc>
          <w:tcPr>
            <w:tcW w:w="8644" w:type="dxa"/>
          </w:tcPr>
          <w:p w:rsidR="00523A4C" w:rsidRDefault="00523A4C" w:rsidP="00D87DCC">
            <w:proofErr w:type="gramStart"/>
            <w:r>
              <w:t>3</w:t>
            </w:r>
            <w:proofErr w:type="gramEnd"/>
            <w:r>
              <w:t>)</w:t>
            </w:r>
          </w:p>
        </w:tc>
      </w:tr>
      <w:tr w:rsidR="00523A4C" w:rsidTr="00D87DCC">
        <w:tc>
          <w:tcPr>
            <w:tcW w:w="8644" w:type="dxa"/>
          </w:tcPr>
          <w:p w:rsidR="00523A4C" w:rsidRDefault="00523A4C" w:rsidP="00523A4C">
            <w:r w:rsidRPr="00C622BD">
              <w:t>SOBRE OS PROJETOS DE RESIDÊNCIAS ARTÍSTICAS</w:t>
            </w:r>
            <w:r>
              <w:t>: Primeira palavra da resposta de cada item em Maiúscula</w:t>
            </w:r>
          </w:p>
          <w:p w:rsidR="00523A4C" w:rsidRDefault="00523A4C" w:rsidP="00523A4C">
            <w:pPr>
              <w:jc w:val="center"/>
            </w:pPr>
            <w:r>
              <w:t>***</w:t>
            </w:r>
          </w:p>
          <w:p w:rsidR="00523A4C" w:rsidRDefault="00523A4C" w:rsidP="00523A4C">
            <w:pPr>
              <w:jc w:val="center"/>
            </w:pPr>
            <w:r>
              <w:object w:dxaOrig="17295" w:dyaOrig="85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4.5pt;height:209.75pt" o:ole="">
                  <v:imagedata r:id="rId4" o:title=""/>
                </v:shape>
                <o:OLEObject Type="Embed" ProgID="PBrush" ShapeID="_x0000_i1025" DrawAspect="Content" ObjectID="_1433919997" r:id="rId5"/>
              </w:object>
            </w:r>
          </w:p>
          <w:p w:rsidR="00523A4C" w:rsidRDefault="00523A4C" w:rsidP="00523A4C">
            <w:pPr>
              <w:jc w:val="center"/>
            </w:pPr>
            <w:r>
              <w:object w:dxaOrig="14610" w:dyaOrig="9120">
                <v:shape id="_x0000_i1026" type="#_x0000_t75" style="width:425.1pt;height:265.45pt" o:ole="">
                  <v:imagedata r:id="rId6" o:title=""/>
                </v:shape>
                <o:OLEObject Type="Embed" ProgID="PBrush" ShapeID="_x0000_i1026" DrawAspect="Content" ObjectID="_1433919998" r:id="rId7"/>
              </w:object>
            </w:r>
          </w:p>
          <w:p w:rsidR="00523A4C" w:rsidRDefault="00523A4C" w:rsidP="00523A4C">
            <w:pPr>
              <w:jc w:val="center"/>
            </w:pPr>
            <w:r>
              <w:object w:dxaOrig="17250" w:dyaOrig="4515">
                <v:shape id="_x0000_i1027" type="#_x0000_t75" style="width:424.5pt;height:110.8pt" o:ole="">
                  <v:imagedata r:id="rId8" o:title=""/>
                </v:shape>
                <o:OLEObject Type="Embed" ProgID="PBrush" ShapeID="_x0000_i1027" DrawAspect="Content" ObjectID="_1433919999" r:id="rId9"/>
              </w:object>
            </w:r>
          </w:p>
          <w:p w:rsidR="00523A4C" w:rsidRDefault="00523A4C" w:rsidP="00523A4C">
            <w:pPr>
              <w:jc w:val="center"/>
            </w:pPr>
            <w:r>
              <w:object w:dxaOrig="17340" w:dyaOrig="8205">
                <v:shape id="_x0000_i1028" type="#_x0000_t75" style="width:425.1pt;height:200.95pt" o:ole="">
                  <v:imagedata r:id="rId10" o:title=""/>
                </v:shape>
                <o:OLEObject Type="Embed" ProgID="PBrush" ShapeID="_x0000_i1028" DrawAspect="Content" ObjectID="_1433920000" r:id="rId11"/>
              </w:object>
            </w:r>
          </w:p>
        </w:tc>
      </w:tr>
    </w:tbl>
    <w:p w:rsidR="00523A4C" w:rsidRDefault="00523A4C" w:rsidP="00984C82">
      <w:pPr>
        <w:jc w:val="center"/>
      </w:pPr>
    </w:p>
    <w:p w:rsidR="00984C82" w:rsidRDefault="00984C82" w:rsidP="00984C82">
      <w:pPr>
        <w:jc w:val="center"/>
      </w:pPr>
    </w:p>
    <w:p w:rsidR="00523A4C" w:rsidRDefault="00523A4C" w:rsidP="00984C82">
      <w:pPr>
        <w:jc w:val="center"/>
      </w:pPr>
    </w:p>
    <w:p w:rsidR="00523A4C" w:rsidRDefault="00523A4C" w:rsidP="00984C82">
      <w:pPr>
        <w:jc w:val="center"/>
      </w:pPr>
    </w:p>
    <w:p w:rsidR="00523A4C" w:rsidRDefault="00523A4C" w:rsidP="00984C82">
      <w:pPr>
        <w:jc w:val="center"/>
      </w:pPr>
    </w:p>
    <w:tbl>
      <w:tblPr>
        <w:tblStyle w:val="Tabelacomgrade"/>
        <w:tblW w:w="0" w:type="auto"/>
        <w:tblLook w:val="04A0"/>
      </w:tblPr>
      <w:tblGrid>
        <w:gridCol w:w="8720"/>
      </w:tblGrid>
      <w:tr w:rsidR="00523A4C" w:rsidTr="00D87DCC">
        <w:tc>
          <w:tcPr>
            <w:tcW w:w="8644" w:type="dxa"/>
          </w:tcPr>
          <w:p w:rsidR="00523A4C" w:rsidRDefault="00523A4C" w:rsidP="00D87DCC">
            <w:proofErr w:type="gramStart"/>
            <w:r>
              <w:lastRenderedPageBreak/>
              <w:t>4</w:t>
            </w:r>
            <w:proofErr w:type="gramEnd"/>
            <w:r>
              <w:t>)</w:t>
            </w:r>
          </w:p>
        </w:tc>
      </w:tr>
      <w:tr w:rsidR="00523A4C" w:rsidTr="00D87DCC">
        <w:tc>
          <w:tcPr>
            <w:tcW w:w="8644" w:type="dxa"/>
          </w:tcPr>
          <w:p w:rsidR="00523A4C" w:rsidRDefault="00523A4C" w:rsidP="00523A4C">
            <w:r>
              <w:t xml:space="preserve">Comentários gerais (no máximo em dez linhas) outoques? Tem um bug aí. </w:t>
            </w:r>
          </w:p>
          <w:p w:rsidR="00523A4C" w:rsidRDefault="00523A4C" w:rsidP="00523A4C">
            <w:pPr>
              <w:jc w:val="center"/>
            </w:pPr>
            <w:r>
              <w:t>***</w:t>
            </w:r>
          </w:p>
          <w:p w:rsidR="00523A4C" w:rsidRDefault="00523A4C" w:rsidP="00523A4C">
            <w:pPr>
              <w:jc w:val="center"/>
            </w:pPr>
            <w:r>
              <w:object w:dxaOrig="17115" w:dyaOrig="4455">
                <v:shape id="_x0000_i1029" type="#_x0000_t75" style="width:427.6pt;height:110.8pt" o:ole="">
                  <v:imagedata r:id="rId12" o:title=""/>
                </v:shape>
                <o:OLEObject Type="Embed" ProgID="PBrush" ShapeID="_x0000_i1029" DrawAspect="Content" ObjectID="_1433920001" r:id="rId13"/>
              </w:object>
            </w:r>
          </w:p>
        </w:tc>
      </w:tr>
    </w:tbl>
    <w:p w:rsidR="00523A4C" w:rsidRDefault="00523A4C" w:rsidP="00984C82">
      <w:pPr>
        <w:jc w:val="center"/>
      </w:pPr>
    </w:p>
    <w:p w:rsidR="00C622BD" w:rsidRDefault="00C622BD" w:rsidP="00C622BD"/>
    <w:p w:rsidR="00984C82" w:rsidRDefault="00984C82" w:rsidP="00984C82">
      <w:pPr>
        <w:jc w:val="center"/>
      </w:pPr>
    </w:p>
    <w:tbl>
      <w:tblPr>
        <w:tblStyle w:val="Tabelacomgrade"/>
        <w:tblW w:w="0" w:type="auto"/>
        <w:tblLook w:val="04A0"/>
      </w:tblPr>
      <w:tblGrid>
        <w:gridCol w:w="8708"/>
      </w:tblGrid>
      <w:tr w:rsidR="00523A4C" w:rsidTr="00D87DCC">
        <w:tc>
          <w:tcPr>
            <w:tcW w:w="8644" w:type="dxa"/>
          </w:tcPr>
          <w:p w:rsidR="00523A4C" w:rsidRDefault="00523A4C" w:rsidP="00D87DCC">
            <w:proofErr w:type="gramStart"/>
            <w:r>
              <w:t>5</w:t>
            </w:r>
            <w:proofErr w:type="gramEnd"/>
            <w:r>
              <w:t>)</w:t>
            </w:r>
          </w:p>
        </w:tc>
      </w:tr>
      <w:tr w:rsidR="00523A4C" w:rsidTr="00D87DCC">
        <w:tc>
          <w:tcPr>
            <w:tcW w:w="8644" w:type="dxa"/>
          </w:tcPr>
          <w:p w:rsidR="00523A4C" w:rsidRDefault="00523A4C" w:rsidP="00523A4C">
            <w:r>
              <w:t>No final, os três itens deveriam estar num quadrado só, para evitar TRÊS cliques. Sugiro:</w:t>
            </w:r>
          </w:p>
          <w:p w:rsidR="00523A4C" w:rsidRDefault="00523A4C" w:rsidP="00523A4C">
            <w:r>
              <w:t>Declaro que as informações aqui prestadas são verdadeiras, e estar ciente de que as informações aqui prestadas são públicas, em atendimento a Lei de Acesso à Informação nº 12.527/2011, resguardadas aquelas de caráter pessoal. Autorizo a Funarte a utilizar as informações aqui prestadas para fins de mapeamento, pesquisa, análise e construção de políticas para o campo das residências artísticas.</w:t>
            </w:r>
          </w:p>
          <w:p w:rsidR="00523A4C" w:rsidRDefault="00523A4C" w:rsidP="00523A4C">
            <w:r>
              <w:t>***</w:t>
            </w:r>
          </w:p>
          <w:p w:rsidR="00523A4C" w:rsidRDefault="00523A4C" w:rsidP="00523A4C">
            <w:r>
              <w:object w:dxaOrig="17190" w:dyaOrig="2445">
                <v:shape id="_x0000_i1030" type="#_x0000_t75" style="width:424.5pt;height:60.75pt" o:ole="">
                  <v:imagedata r:id="rId14" o:title=""/>
                </v:shape>
                <o:OLEObject Type="Embed" ProgID="PBrush" ShapeID="_x0000_i1030" DrawAspect="Content" ObjectID="_1433920002" r:id="rId15"/>
              </w:object>
            </w:r>
          </w:p>
        </w:tc>
      </w:tr>
    </w:tbl>
    <w:p w:rsidR="00C622BD" w:rsidRDefault="00C622BD" w:rsidP="00C622BD"/>
    <w:p w:rsidR="00523A4C" w:rsidRDefault="00523A4C" w:rsidP="00C622BD"/>
    <w:p w:rsidR="00984C82" w:rsidRDefault="00984C82" w:rsidP="00984C82">
      <w:pPr>
        <w:jc w:val="center"/>
      </w:pPr>
    </w:p>
    <w:tbl>
      <w:tblPr>
        <w:tblStyle w:val="Tabelacomgrade"/>
        <w:tblW w:w="0" w:type="auto"/>
        <w:tblLook w:val="04A0"/>
      </w:tblPr>
      <w:tblGrid>
        <w:gridCol w:w="8720"/>
      </w:tblGrid>
      <w:tr w:rsidR="00523A4C" w:rsidTr="00D87DCC">
        <w:tc>
          <w:tcPr>
            <w:tcW w:w="8644" w:type="dxa"/>
          </w:tcPr>
          <w:p w:rsidR="00523A4C" w:rsidRDefault="00523A4C" w:rsidP="00D87DCC">
            <w:proofErr w:type="gramStart"/>
            <w:r>
              <w:t>6</w:t>
            </w:r>
            <w:proofErr w:type="gramEnd"/>
            <w:r>
              <w:t>)</w:t>
            </w:r>
          </w:p>
        </w:tc>
      </w:tr>
      <w:tr w:rsidR="00523A4C" w:rsidTr="00D87DCC">
        <w:tc>
          <w:tcPr>
            <w:tcW w:w="8644" w:type="dxa"/>
          </w:tcPr>
          <w:p w:rsidR="00523A4C" w:rsidRDefault="00523A4C" w:rsidP="00523A4C">
            <w:r>
              <w:t xml:space="preserve">Mensagem final (deveria aparecer no fim de tudo, em outra tela): </w:t>
            </w:r>
          </w:p>
          <w:p w:rsidR="00523A4C" w:rsidRDefault="00523A4C" w:rsidP="00523A4C">
            <w:pPr>
              <w:rPr>
                <w:strike/>
              </w:rPr>
            </w:pPr>
            <w:r>
              <w:t xml:space="preserve">A Funarte agradece a sua </w:t>
            </w:r>
            <w:proofErr w:type="gramStart"/>
            <w:r>
              <w:t>participação.</w:t>
            </w:r>
            <w:proofErr w:type="gramEnd"/>
            <w:r w:rsidRPr="00C622BD">
              <w:rPr>
                <w:strike/>
              </w:rPr>
              <w:t>no preenchimento deste formulário de mapeamento. As informações prestadas serão fundamentais para a construção de políticas públicas voltadas para o fomento às residências artísticas no país.</w:t>
            </w:r>
          </w:p>
          <w:p w:rsidR="00523A4C" w:rsidRDefault="00523A4C" w:rsidP="00523A4C">
            <w:r>
              <w:t>***</w:t>
            </w:r>
          </w:p>
          <w:p w:rsidR="003F0E28" w:rsidRDefault="003F0E28" w:rsidP="00523A4C">
            <w:pPr>
              <w:rPr>
                <w:noProof/>
                <w:lang w:eastAsia="pt-BR"/>
              </w:rPr>
            </w:pPr>
          </w:p>
          <w:p w:rsidR="00523A4C" w:rsidRDefault="00523A4C" w:rsidP="00523A4C">
            <w:bookmarkStart w:id="2" w:name="_GoBack"/>
            <w:bookmarkEnd w:id="2"/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5607095" cy="1995777"/>
                  <wp:effectExtent l="0" t="0" r="0" b="508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b="33773"/>
                          <a:stretch/>
                        </pic:blipFill>
                        <pic:spPr bwMode="auto">
                          <a:xfrm>
                            <a:off x="0" y="0"/>
                            <a:ext cx="5612130" cy="1997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22BD" w:rsidRDefault="00C622BD" w:rsidP="00C622BD"/>
    <w:p w:rsidR="00984C82" w:rsidRDefault="00984C82" w:rsidP="00984C82">
      <w:pPr>
        <w:jc w:val="center"/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523A4C" w:rsidTr="00D87DCC">
        <w:tc>
          <w:tcPr>
            <w:tcW w:w="8644" w:type="dxa"/>
          </w:tcPr>
          <w:p w:rsidR="00523A4C" w:rsidRDefault="00523A4C" w:rsidP="00D87DCC">
            <w:proofErr w:type="gramStart"/>
            <w:r>
              <w:t>7</w:t>
            </w:r>
            <w:proofErr w:type="gramEnd"/>
            <w:r>
              <w:t>)</w:t>
            </w:r>
          </w:p>
        </w:tc>
      </w:tr>
      <w:tr w:rsidR="00523A4C" w:rsidTr="00D87DCC">
        <w:tc>
          <w:tcPr>
            <w:tcW w:w="8644" w:type="dxa"/>
          </w:tcPr>
          <w:p w:rsidR="00523A4C" w:rsidRDefault="00523A4C" w:rsidP="00523A4C">
            <w:r>
              <w:t xml:space="preserve">Mensagem da tela: </w:t>
            </w:r>
            <w:r w:rsidRPr="00C622BD">
              <w:t xml:space="preserve">Parte: </w:t>
            </w:r>
            <w:proofErr w:type="gramStart"/>
            <w:r w:rsidRPr="00C622BD">
              <w:t xml:space="preserve">projetos </w:t>
            </w:r>
            <w:r>
              <w:t>concluída</w:t>
            </w:r>
            <w:proofErr w:type="gramEnd"/>
          </w:p>
          <w:p w:rsidR="00523A4C" w:rsidRPr="00984C82" w:rsidRDefault="00523A4C" w:rsidP="00523A4C">
            <w:pPr>
              <w:rPr>
                <w:color w:val="C00000"/>
              </w:rPr>
            </w:pPr>
            <w:r w:rsidRPr="00984C82">
              <w:rPr>
                <w:color w:val="C00000"/>
              </w:rPr>
              <w:t xml:space="preserve">Sugiro: </w:t>
            </w:r>
          </w:p>
          <w:p w:rsidR="00523A4C" w:rsidRPr="00984C82" w:rsidRDefault="00523A4C" w:rsidP="00523A4C">
            <w:pPr>
              <w:rPr>
                <w:color w:val="C00000"/>
              </w:rPr>
            </w:pPr>
            <w:r w:rsidRPr="00984C82">
              <w:rPr>
                <w:color w:val="C00000"/>
              </w:rPr>
              <w:t>Cadastramento concluído.</w:t>
            </w:r>
          </w:p>
          <w:p w:rsidR="00523A4C" w:rsidRDefault="00523A4C" w:rsidP="00523A4C">
            <w:pPr>
              <w:jc w:val="center"/>
            </w:pPr>
            <w:r>
              <w:t>***</w:t>
            </w:r>
          </w:p>
        </w:tc>
      </w:tr>
    </w:tbl>
    <w:p w:rsidR="00C622BD" w:rsidRDefault="00C622BD" w:rsidP="00C622BD">
      <w:pPr>
        <w:rPr>
          <w:strike/>
        </w:rPr>
      </w:pPr>
    </w:p>
    <w:p w:rsidR="00984C82" w:rsidRPr="00523A4C" w:rsidRDefault="00984C82" w:rsidP="00984C82">
      <w:pPr>
        <w:jc w:val="center"/>
        <w:rPr>
          <w:u w:val="single"/>
        </w:rPr>
      </w:pPr>
    </w:p>
    <w:tbl>
      <w:tblPr>
        <w:tblStyle w:val="Tabelacomgrade"/>
        <w:tblW w:w="0" w:type="auto"/>
        <w:tblLook w:val="04A0"/>
      </w:tblPr>
      <w:tblGrid>
        <w:gridCol w:w="8644"/>
      </w:tblGrid>
      <w:tr w:rsidR="00523A4C" w:rsidTr="00D87DCC">
        <w:tc>
          <w:tcPr>
            <w:tcW w:w="8644" w:type="dxa"/>
          </w:tcPr>
          <w:p w:rsidR="00523A4C" w:rsidRDefault="00523A4C" w:rsidP="00D87DCC">
            <w:proofErr w:type="gramStart"/>
            <w:r>
              <w:t>8</w:t>
            </w:r>
            <w:proofErr w:type="gramEnd"/>
            <w:r>
              <w:t>)</w:t>
            </w:r>
          </w:p>
        </w:tc>
      </w:tr>
      <w:tr w:rsidR="00523A4C" w:rsidTr="00D87DCC">
        <w:tc>
          <w:tcPr>
            <w:tcW w:w="8644" w:type="dxa"/>
          </w:tcPr>
          <w:p w:rsidR="00523A4C" w:rsidRDefault="00523A4C" w:rsidP="00523A4C">
            <w:r>
              <w:t>Quando volta o cadastramento, tem que corrigir o texto, que aparece com fontes erradas:</w:t>
            </w:r>
          </w:p>
          <w:p w:rsidR="00523A4C" w:rsidRDefault="00523A4C" w:rsidP="00523A4C">
            <w:r>
              <w:t xml:space="preserve"> - </w:t>
            </w:r>
            <w:r w:rsidRPr="00C622BD">
              <w:t xml:space="preserve">O </w:t>
            </w:r>
            <w:proofErr w:type="spellStart"/>
            <w:r w:rsidRPr="00C622BD">
              <w:t>cadatro</w:t>
            </w:r>
            <w:proofErr w:type="spellEnd"/>
            <w:r w:rsidRPr="00C622BD">
              <w:t xml:space="preserve"> j</w:t>
            </w:r>
            <w:r w:rsidRPr="00C622BD">
              <w:rPr>
                <w:rFonts w:ascii="Arial Unicode MS" w:hAnsi="Arial Unicode MS" w:cs="Arial Unicode MS"/>
              </w:rPr>
              <w:t>�</w:t>
            </w:r>
            <w:r w:rsidRPr="00C622BD">
              <w:t xml:space="preserve"> foi </w:t>
            </w:r>
            <w:proofErr w:type="spellStart"/>
            <w:r w:rsidRPr="00C622BD">
              <w:t>conclu</w:t>
            </w:r>
            <w:proofErr w:type="spellEnd"/>
            <w:r w:rsidRPr="00C622BD">
              <w:rPr>
                <w:rFonts w:ascii="Arial Unicode MS" w:hAnsi="Arial Unicode MS" w:cs="Arial Unicode MS"/>
              </w:rPr>
              <w:t>�</w:t>
            </w:r>
            <w:r w:rsidRPr="00C622BD">
              <w:t>do, caso queira atualizar clique na parte que desejada atualizar!</w:t>
            </w:r>
          </w:p>
          <w:p w:rsidR="00523A4C" w:rsidRDefault="00523A4C" w:rsidP="00523A4C">
            <w:pPr>
              <w:jc w:val="center"/>
            </w:pPr>
            <w:r>
              <w:t>***</w:t>
            </w:r>
          </w:p>
          <w:p w:rsidR="00523A4C" w:rsidRDefault="00523A4C" w:rsidP="00523A4C">
            <w:pPr>
              <w:jc w:val="center"/>
            </w:pPr>
          </w:p>
        </w:tc>
      </w:tr>
    </w:tbl>
    <w:p w:rsidR="00C622BD" w:rsidRDefault="00C622BD" w:rsidP="00C622BD"/>
    <w:tbl>
      <w:tblPr>
        <w:tblStyle w:val="Tabelacomgrade"/>
        <w:tblW w:w="0" w:type="auto"/>
        <w:tblLook w:val="04A0"/>
      </w:tblPr>
      <w:tblGrid>
        <w:gridCol w:w="8720"/>
      </w:tblGrid>
      <w:tr w:rsidR="00523A4C" w:rsidTr="00D87DCC">
        <w:tc>
          <w:tcPr>
            <w:tcW w:w="8644" w:type="dxa"/>
          </w:tcPr>
          <w:p w:rsidR="00523A4C" w:rsidRDefault="00523A4C" w:rsidP="00D87DCC">
            <w:proofErr w:type="gramStart"/>
            <w:r>
              <w:t>9</w:t>
            </w:r>
            <w:proofErr w:type="gramEnd"/>
            <w:r>
              <w:t>)</w:t>
            </w:r>
          </w:p>
        </w:tc>
      </w:tr>
      <w:tr w:rsidR="00523A4C" w:rsidTr="00D87DCC">
        <w:tc>
          <w:tcPr>
            <w:tcW w:w="8644" w:type="dxa"/>
          </w:tcPr>
          <w:p w:rsidR="00523A4C" w:rsidRDefault="00523A4C" w:rsidP="00523A4C">
            <w:r>
              <w:t xml:space="preserve">Obs.: no fim, quando se conclui tudo, deveria aparecer a mensagem de agradecimento. E a opção de SAIR. É ruim voltar para a última tela. </w:t>
            </w:r>
          </w:p>
          <w:p w:rsidR="00523A4C" w:rsidRDefault="00523A4C" w:rsidP="00523A4C">
            <w:r>
              <w:t>Quando sai, e ruim identificar por gênero –</w:t>
            </w:r>
          </w:p>
          <w:p w:rsidR="00523A4C" w:rsidRDefault="00523A4C" w:rsidP="00523A4C">
            <w:pPr>
              <w:jc w:val="center"/>
            </w:pPr>
            <w:r>
              <w:t>***</w:t>
            </w:r>
          </w:p>
          <w:p w:rsidR="00584F8B" w:rsidRDefault="00584F8B" w:rsidP="00D87DCC">
            <w:pPr>
              <w:jc w:val="center"/>
              <w:rPr>
                <w:noProof/>
                <w:lang w:eastAsia="pt-BR"/>
              </w:rPr>
            </w:pPr>
          </w:p>
          <w:p w:rsidR="00523A4C" w:rsidRDefault="00523A4C" w:rsidP="00D87DCC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607095" cy="22184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b="26385"/>
                          <a:stretch/>
                        </pic:blipFill>
                        <pic:spPr bwMode="auto">
                          <a:xfrm>
                            <a:off x="0" y="0"/>
                            <a:ext cx="5612130" cy="2220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A4C" w:rsidRDefault="00523A4C" w:rsidP="00C622BD"/>
    <w:p w:rsidR="00984C82" w:rsidRDefault="00984C82" w:rsidP="00984C82">
      <w:pPr>
        <w:jc w:val="center"/>
      </w:pPr>
      <w:r>
        <w:lastRenderedPageBreak/>
        <w:t>***</w:t>
      </w:r>
    </w:p>
    <w:tbl>
      <w:tblPr>
        <w:tblW w:w="9000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00"/>
      </w:tblGrid>
      <w:tr w:rsidR="00523A4C" w:rsidTr="00523A4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523A4C" w:rsidRPr="00523A4C" w:rsidRDefault="00523A4C" w:rsidP="00523A4C">
            <w:pPr>
              <w:jc w:val="center"/>
              <w:rPr>
                <w:rFonts w:ascii="Verdana" w:eastAsia="Times New Roman" w:hAnsi="Verdana" w:cs="Times New Roman"/>
                <w:b/>
                <w:bCs/>
                <w:sz w:val="20"/>
                <w:szCs w:val="20"/>
                <w:lang w:eastAsia="pt-BR"/>
              </w:rPr>
            </w:pPr>
          </w:p>
        </w:tc>
      </w:tr>
      <w:tr w:rsidR="00523A4C" w:rsidTr="00523A4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523A4C" w:rsidRPr="00523A4C" w:rsidRDefault="00523A4C" w:rsidP="00523A4C">
            <w:pPr>
              <w:jc w:val="center"/>
              <w:rPr>
                <w:rFonts w:ascii="Verdana" w:eastAsia="Times New Roman" w:hAnsi="Verdana" w:cs="Times New Roman"/>
                <w:b/>
                <w:bCs/>
                <w:sz w:val="20"/>
                <w:szCs w:val="20"/>
                <w:lang w:eastAsia="pt-BR"/>
              </w:rPr>
            </w:pPr>
          </w:p>
        </w:tc>
      </w:tr>
      <w:tr w:rsidR="00523A4C" w:rsidTr="00523A4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523A4C" w:rsidRPr="00523A4C" w:rsidRDefault="00523A4C" w:rsidP="00523A4C">
            <w:pPr>
              <w:jc w:val="center"/>
              <w:rPr>
                <w:rFonts w:ascii="Verdana" w:eastAsia="Times New Roman" w:hAnsi="Verdana" w:cs="Times New Roman"/>
                <w:b/>
                <w:bCs/>
                <w:sz w:val="20"/>
                <w:szCs w:val="20"/>
                <w:lang w:eastAsia="pt-BR"/>
              </w:rPr>
            </w:pPr>
          </w:p>
        </w:tc>
      </w:tr>
      <w:tr w:rsidR="00523A4C" w:rsidTr="00523A4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523A4C" w:rsidRPr="00523A4C" w:rsidRDefault="00523A4C" w:rsidP="00523A4C">
            <w:pPr>
              <w:jc w:val="center"/>
              <w:rPr>
                <w:rFonts w:ascii="Verdana" w:eastAsia="Times New Roman" w:hAnsi="Verdana" w:cs="Times New Roman"/>
                <w:b/>
                <w:bCs/>
                <w:sz w:val="20"/>
                <w:szCs w:val="20"/>
                <w:lang w:eastAsia="pt-BR"/>
              </w:rPr>
            </w:pPr>
          </w:p>
        </w:tc>
      </w:tr>
    </w:tbl>
    <w:tbl>
      <w:tblPr>
        <w:tblStyle w:val="Tabelacomgrade"/>
        <w:tblW w:w="0" w:type="auto"/>
        <w:tblLook w:val="04A0"/>
      </w:tblPr>
      <w:tblGrid>
        <w:gridCol w:w="8720"/>
      </w:tblGrid>
      <w:tr w:rsidR="00523A4C" w:rsidTr="00523A4C">
        <w:tc>
          <w:tcPr>
            <w:tcW w:w="8720" w:type="dxa"/>
          </w:tcPr>
          <w:p w:rsidR="00523A4C" w:rsidRDefault="00523A4C" w:rsidP="00D87DCC">
            <w:proofErr w:type="gramStart"/>
            <w:r>
              <w:t>10)</w:t>
            </w:r>
            <w:proofErr w:type="gramEnd"/>
          </w:p>
        </w:tc>
      </w:tr>
      <w:tr w:rsidR="00523A4C" w:rsidTr="00523A4C">
        <w:tc>
          <w:tcPr>
            <w:tcW w:w="8720" w:type="dxa"/>
          </w:tcPr>
          <w:tbl>
            <w:tblPr>
              <w:tblW w:w="9000" w:type="dxa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000"/>
            </w:tblGrid>
            <w:tr w:rsidR="00523A4C" w:rsidRPr="00C622BD" w:rsidTr="00D87DCC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523A4C" w:rsidRPr="00C622BD" w:rsidRDefault="00523A4C" w:rsidP="00D87DC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proofErr w:type="spellStart"/>
                  <w:r w:rsidRPr="00C622BD">
                    <w:rPr>
                      <w:rFonts w:ascii="Verdana" w:eastAsia="Times New Roman" w:hAnsi="Verdana" w:cs="Times New Roman"/>
                      <w:b/>
                      <w:bCs/>
                      <w:sz w:val="20"/>
                      <w:szCs w:val="20"/>
                      <w:lang w:eastAsia="pt-BR"/>
                    </w:rPr>
                    <w:t>Logout</w:t>
                  </w:r>
                  <w:proofErr w:type="spellEnd"/>
                  <w:r w:rsidRPr="00C622BD">
                    <w:rPr>
                      <w:rFonts w:ascii="Verdana" w:eastAsia="Times New Roman" w:hAnsi="Verdana" w:cs="Times New Roman"/>
                      <w:b/>
                      <w:bCs/>
                      <w:sz w:val="20"/>
                      <w:szCs w:val="20"/>
                      <w:lang w:eastAsia="pt-BR"/>
                    </w:rPr>
                    <w:t xml:space="preserve"> do Sistema</w:t>
                  </w:r>
                </w:p>
              </w:tc>
            </w:tr>
            <w:tr w:rsidR="00523A4C" w:rsidRPr="00C622BD" w:rsidTr="00D87DCC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523A4C" w:rsidRPr="00C622BD" w:rsidRDefault="00523A4C" w:rsidP="00D87D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  <w:r w:rsidRPr="00C622B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  <w:t> </w:t>
                  </w:r>
                </w:p>
              </w:tc>
            </w:tr>
            <w:tr w:rsidR="00523A4C" w:rsidRPr="00C622BD" w:rsidTr="00D87DCC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523A4C" w:rsidRPr="00C622BD" w:rsidRDefault="00523A4C" w:rsidP="00D87DCC">
                  <w:pPr>
                    <w:spacing w:after="0" w:line="240" w:lineRule="auto"/>
                    <w:jc w:val="center"/>
                    <w:rPr>
                      <w:rFonts w:ascii="Verdana" w:eastAsia="Times New Roman" w:hAnsi="Verdana" w:cs="Times New Roman"/>
                      <w:sz w:val="20"/>
                      <w:szCs w:val="20"/>
                      <w:lang w:eastAsia="pt-BR"/>
                    </w:rPr>
                  </w:pPr>
                  <w:r w:rsidRPr="00C622BD">
                    <w:rPr>
                      <w:rFonts w:ascii="Verdana" w:eastAsia="Times New Roman" w:hAnsi="Verdana" w:cs="Times New Roman"/>
                      <w:sz w:val="20"/>
                      <w:szCs w:val="20"/>
                      <w:lang w:eastAsia="pt-BR"/>
                    </w:rPr>
                    <w:t xml:space="preserve">Prezado </w:t>
                  </w:r>
                  <w:proofErr w:type="spellStart"/>
                  <w:r w:rsidRPr="00C622BD">
                    <w:rPr>
                      <w:rFonts w:ascii="Verdana" w:eastAsia="Times New Roman" w:hAnsi="Verdana" w:cs="Times New Roman"/>
                      <w:sz w:val="20"/>
                      <w:szCs w:val="20"/>
                      <w:lang w:eastAsia="pt-BR"/>
                    </w:rPr>
                    <w:t>anaclaudia</w:t>
                  </w:r>
                  <w:proofErr w:type="spellEnd"/>
                  <w:r w:rsidRPr="00C622BD">
                    <w:rPr>
                      <w:rFonts w:ascii="Verdana" w:eastAsia="Times New Roman" w:hAnsi="Verdana" w:cs="Times New Roman"/>
                      <w:sz w:val="20"/>
                      <w:szCs w:val="20"/>
                      <w:lang w:eastAsia="pt-BR"/>
                    </w:rPr>
                    <w:t xml:space="preserve">, o </w:t>
                  </w:r>
                  <w:proofErr w:type="spellStart"/>
                  <w:r w:rsidRPr="00C622BD">
                    <w:rPr>
                      <w:rFonts w:ascii="Verdana" w:eastAsia="Times New Roman" w:hAnsi="Verdana" w:cs="Times New Roman"/>
                      <w:sz w:val="20"/>
                      <w:szCs w:val="20"/>
                      <w:lang w:eastAsia="pt-BR"/>
                    </w:rPr>
                    <w:t>logout</w:t>
                  </w:r>
                  <w:proofErr w:type="spellEnd"/>
                  <w:r w:rsidRPr="00C622BD">
                    <w:rPr>
                      <w:rFonts w:ascii="Verdana" w:eastAsia="Times New Roman" w:hAnsi="Verdana" w:cs="Times New Roman"/>
                      <w:sz w:val="20"/>
                      <w:szCs w:val="20"/>
                      <w:lang w:eastAsia="pt-BR"/>
                    </w:rPr>
                    <w:t xml:space="preserve"> foi realizado com sucesso. </w:t>
                  </w:r>
                  <w:hyperlink r:id="rId17" w:history="1">
                    <w:r w:rsidRPr="00C622BD">
                      <w:rPr>
                        <w:rFonts w:ascii="Verdana" w:eastAsia="Times New Roman" w:hAnsi="Verdana" w:cs="Times New Roman"/>
                        <w:color w:val="0000FF"/>
                        <w:sz w:val="20"/>
                        <w:szCs w:val="20"/>
                        <w:u w:val="single"/>
                        <w:lang w:eastAsia="pt-BR"/>
                      </w:rPr>
                      <w:t>Clique aqui</w:t>
                    </w:r>
                  </w:hyperlink>
                  <w:r w:rsidRPr="00C622BD">
                    <w:rPr>
                      <w:rFonts w:ascii="Verdana" w:eastAsia="Times New Roman" w:hAnsi="Verdana" w:cs="Times New Roman"/>
                      <w:sz w:val="20"/>
                      <w:szCs w:val="20"/>
                      <w:lang w:eastAsia="pt-BR"/>
                    </w:rPr>
                    <w:t xml:space="preserve"> para realizar o </w:t>
                  </w:r>
                  <w:proofErr w:type="spellStart"/>
                  <w:r w:rsidRPr="00C622BD">
                    <w:rPr>
                      <w:rFonts w:ascii="Verdana" w:eastAsia="Times New Roman" w:hAnsi="Verdana" w:cs="Times New Roman"/>
                      <w:sz w:val="20"/>
                      <w:szCs w:val="20"/>
                      <w:lang w:eastAsia="pt-BR"/>
                    </w:rPr>
                    <w:t>Login</w:t>
                  </w:r>
                  <w:proofErr w:type="spellEnd"/>
                  <w:r w:rsidRPr="00C622BD">
                    <w:rPr>
                      <w:rFonts w:ascii="Verdana" w:eastAsia="Times New Roman" w:hAnsi="Verdana" w:cs="Times New Roman"/>
                      <w:sz w:val="20"/>
                      <w:szCs w:val="20"/>
                      <w:lang w:eastAsia="pt-BR"/>
                    </w:rPr>
                    <w:t xml:space="preserve"> novamente. </w:t>
                  </w:r>
                </w:p>
              </w:tc>
            </w:tr>
            <w:tr w:rsidR="00523A4C" w:rsidRPr="00C622BD" w:rsidTr="00D87DCC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523A4C" w:rsidRPr="00C622BD" w:rsidRDefault="00523A4C" w:rsidP="00D87D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</w:p>
              </w:tc>
            </w:tr>
            <w:tr w:rsidR="00523A4C" w:rsidRPr="00C622BD" w:rsidTr="00D87DCC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523A4C" w:rsidRPr="00C622BD" w:rsidRDefault="00523A4C" w:rsidP="00D87D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pt-BR"/>
                    </w:rPr>
                  </w:pPr>
                </w:p>
              </w:tc>
            </w:tr>
          </w:tbl>
          <w:p w:rsidR="00523A4C" w:rsidRDefault="00523A4C" w:rsidP="00523A4C">
            <w:r>
              <w:t xml:space="preserve">Sugiro: </w:t>
            </w:r>
          </w:p>
          <w:p w:rsidR="00523A4C" w:rsidRDefault="00523A4C" w:rsidP="00523A4C">
            <w:r>
              <w:t xml:space="preserve">Fulano de Tal, o </w:t>
            </w:r>
            <w:proofErr w:type="spellStart"/>
            <w:r>
              <w:t>logout</w:t>
            </w:r>
            <w:proofErr w:type="spellEnd"/>
            <w:r>
              <w:t xml:space="preserve"> foi realizado(sem prezado no início)</w:t>
            </w:r>
          </w:p>
          <w:p w:rsidR="00523A4C" w:rsidRPr="00523A4C" w:rsidRDefault="00523A4C" w:rsidP="00523A4C">
            <w:pPr>
              <w:jc w:val="center"/>
              <w:rPr>
                <w:u w:val="single"/>
              </w:rPr>
            </w:pPr>
            <w:r w:rsidRPr="00523A4C">
              <w:rPr>
                <w:u w:val="single"/>
              </w:rPr>
              <w:object w:dxaOrig="4320" w:dyaOrig="1935">
                <v:shape id="_x0000_i1031" type="#_x0000_t75" style="width:405.7pt;height:182.2pt" o:ole="">
                  <v:imagedata r:id="rId18" o:title=""/>
                </v:shape>
                <o:OLEObject Type="Embed" ProgID="PBrush" ShapeID="_x0000_i1031" DrawAspect="Content" ObjectID="_1433920003" r:id="rId19"/>
              </w:object>
            </w:r>
          </w:p>
        </w:tc>
      </w:tr>
    </w:tbl>
    <w:p w:rsidR="00523A4C" w:rsidRPr="00C622BD" w:rsidRDefault="00523A4C" w:rsidP="00C622BD"/>
    <w:sectPr w:rsidR="00523A4C" w:rsidRPr="00C622BD" w:rsidSect="00D255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C622BD"/>
    <w:rsid w:val="002D6D01"/>
    <w:rsid w:val="003F0E28"/>
    <w:rsid w:val="004C2B4C"/>
    <w:rsid w:val="00523A4C"/>
    <w:rsid w:val="00584F8B"/>
    <w:rsid w:val="00984C82"/>
    <w:rsid w:val="00BF4817"/>
    <w:rsid w:val="00C622BD"/>
    <w:rsid w:val="00D255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55C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C622BD"/>
    <w:rPr>
      <w:color w:val="0000FF"/>
      <w:u w:val="single"/>
    </w:rPr>
  </w:style>
  <w:style w:type="table" w:styleId="Tabelacomgrade">
    <w:name w:val="Table Grid"/>
    <w:basedOn w:val="Tabelanormal"/>
    <w:uiPriority w:val="59"/>
    <w:rsid w:val="00523A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23A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3A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C622BD"/>
    <w:rPr>
      <w:color w:val="0000FF"/>
      <w:u w:val="single"/>
    </w:rPr>
  </w:style>
  <w:style w:type="table" w:styleId="Tabelacomgrade">
    <w:name w:val="Table Grid"/>
    <w:basedOn w:val="Tabelanormal"/>
    <w:uiPriority w:val="59"/>
    <w:rsid w:val="00523A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23A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3A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53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7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0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1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hyperlink" Target="http://www.funarte.gov.br/mapeamento_residencias/index.ph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oleObject" Target="embeddings/oleObject7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349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ana.claudia</dc:creator>
  <cp:lastModifiedBy>wender.correa</cp:lastModifiedBy>
  <cp:revision>6</cp:revision>
  <dcterms:created xsi:type="dcterms:W3CDTF">2013-06-20T15:18:00Z</dcterms:created>
  <dcterms:modified xsi:type="dcterms:W3CDTF">2013-06-28T13:20:00Z</dcterms:modified>
</cp:coreProperties>
</file>