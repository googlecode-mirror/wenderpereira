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acomgrade"/>
        <w:tblW w:w="0" w:type="auto"/>
        <w:tblLook w:val="04A0"/>
      </w:tblPr>
      <w:tblGrid>
        <w:gridCol w:w="8708"/>
      </w:tblGrid>
      <w:tr w:rsidR="007624B5" w:rsidTr="007624B5">
        <w:tc>
          <w:tcPr>
            <w:tcW w:w="8644" w:type="dxa"/>
          </w:tcPr>
          <w:p w:rsidR="007624B5" w:rsidRDefault="007624B5" w:rsidP="005F67D8">
            <w:proofErr w:type="gramStart"/>
            <w:r>
              <w:t>1</w:t>
            </w:r>
            <w:proofErr w:type="gramEnd"/>
            <w:r>
              <w:t>)</w:t>
            </w:r>
          </w:p>
        </w:tc>
      </w:tr>
      <w:tr w:rsidR="007624B5" w:rsidTr="007624B5">
        <w:tc>
          <w:tcPr>
            <w:tcW w:w="8644" w:type="dxa"/>
          </w:tcPr>
          <w:p w:rsidR="007624B5" w:rsidRDefault="007624B5" w:rsidP="007624B5">
            <w:r>
              <w:t>PROGRAMAS</w:t>
            </w:r>
          </w:p>
          <w:p w:rsidR="007624B5" w:rsidRDefault="007624B5" w:rsidP="007624B5">
            <w:r>
              <w:t>SOBRE OS PROGRAMAS DE RESIDÊNCIA</w:t>
            </w:r>
            <w:ins w:id="0" w:author="ana.claudia" w:date="2013-06-19T13:32:00Z">
              <w:r>
                <w:t>S</w:t>
              </w:r>
            </w:ins>
            <w:r>
              <w:t xml:space="preserve"> ARTÍSTICA</w:t>
            </w:r>
            <w:ins w:id="1" w:author="ana.claudia" w:date="2013-06-19T13:32:00Z">
              <w:r>
                <w:t>S</w:t>
              </w:r>
            </w:ins>
          </w:p>
          <w:p w:rsidR="007624B5" w:rsidRDefault="007624B5" w:rsidP="007624B5">
            <w:pPr>
              <w:jc w:val="center"/>
            </w:pPr>
            <w:r>
              <w:t>***</w:t>
            </w:r>
          </w:p>
          <w:p w:rsidR="007624B5" w:rsidRDefault="007624B5" w:rsidP="005F67D8">
            <w:r>
              <w:object w:dxaOrig="17190" w:dyaOrig="3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0.15pt" o:ole="">
                  <v:imagedata r:id="rId5" o:title=""/>
                </v:shape>
                <o:OLEObject Type="Embed" ProgID="PBrush" ShapeID="_x0000_i1025" DrawAspect="Content" ObjectID="_1433919980" r:id="rId6"/>
              </w:object>
            </w:r>
          </w:p>
        </w:tc>
      </w:tr>
    </w:tbl>
    <w:p w:rsidR="005F67D8" w:rsidRDefault="005F67D8" w:rsidP="005F67D8"/>
    <w:p w:rsidR="007624B5" w:rsidRDefault="007624B5" w:rsidP="005F67D8"/>
    <w:p w:rsidR="005F67D8" w:rsidRDefault="005F67D8" w:rsidP="005F67D8"/>
    <w:tbl>
      <w:tblPr>
        <w:tblStyle w:val="Tabelacomgrade"/>
        <w:tblW w:w="0" w:type="auto"/>
        <w:tblLook w:val="04A0"/>
      </w:tblPr>
      <w:tblGrid>
        <w:gridCol w:w="8705"/>
      </w:tblGrid>
      <w:tr w:rsidR="007624B5" w:rsidTr="00D87DCC">
        <w:tc>
          <w:tcPr>
            <w:tcW w:w="8644" w:type="dxa"/>
          </w:tcPr>
          <w:p w:rsidR="007624B5" w:rsidRDefault="007624B5" w:rsidP="00D87DCC">
            <w:proofErr w:type="gramStart"/>
            <w:r>
              <w:t>2</w:t>
            </w:r>
            <w:proofErr w:type="gramEnd"/>
            <w:r>
              <w:t>)</w:t>
            </w:r>
          </w:p>
        </w:tc>
      </w:tr>
      <w:tr w:rsidR="007624B5" w:rsidTr="00D87DCC">
        <w:tc>
          <w:tcPr>
            <w:tcW w:w="8644" w:type="dxa"/>
          </w:tcPr>
          <w:p w:rsidR="007624B5" w:rsidRDefault="007624B5" w:rsidP="007624B5">
            <w:r>
              <w:t>• Qual o principal objetivo dos programas de residência artística</w:t>
            </w:r>
            <w:del w:id="2" w:author="ana.claudia" w:date="2013-06-19T13:33:00Z">
              <w:r w:rsidDel="005F67D8">
                <w:delText>?</w:delText>
              </w:r>
            </w:del>
            <w:r>
              <w:t xml:space="preserve"> (marque no máximo os </w:t>
            </w:r>
            <w:proofErr w:type="gramStart"/>
            <w:r>
              <w:t>3</w:t>
            </w:r>
            <w:proofErr w:type="gramEnd"/>
            <w:r>
              <w:t xml:space="preserve"> itens de maior importância)*</w:t>
            </w:r>
            <w:ins w:id="3" w:author="ana.claudia" w:date="2013-06-19T13:33:00Z">
              <w:r>
                <w:t>?</w:t>
              </w:r>
            </w:ins>
          </w:p>
          <w:p w:rsidR="007624B5" w:rsidRDefault="007624B5" w:rsidP="007624B5">
            <w:ins w:id="4" w:author="ana.claudia" w:date="2013-06-19T13:35:00Z">
              <w:r>
                <w:t>(colocar a primeira palavra de cada item em Maiúscula)</w:t>
              </w:r>
            </w:ins>
          </w:p>
          <w:p w:rsidR="007624B5" w:rsidRDefault="007624B5" w:rsidP="007624B5">
            <w:pPr>
              <w:rPr>
                <w:ins w:id="5" w:author="ana.claudia" w:date="2013-06-19T13:34:00Z"/>
              </w:rPr>
            </w:pPr>
            <w:del w:id="6" w:author="ana.claudia" w:date="2013-06-19T13:33:00Z">
              <w:r w:rsidDel="005F67D8">
                <w:delText xml:space="preserve">promover </w:delText>
              </w:r>
            </w:del>
            <w:ins w:id="7" w:author="ana.claudia" w:date="2013-06-19T13:33:00Z">
              <w:r>
                <w:t xml:space="preserve">Promover </w:t>
              </w:r>
            </w:ins>
            <w:r>
              <w:t xml:space="preserve">o intercâmbio/troca de conhecimentos entre os artistas realizadores do projeto e o público em geral </w:t>
            </w:r>
            <w:proofErr w:type="gramStart"/>
            <w:r>
              <w:t xml:space="preserve">( </w:t>
            </w:r>
            <w:proofErr w:type="gramEnd"/>
            <w:r>
              <w:t>ênfase na troca de conhecimentos)</w:t>
            </w:r>
          </w:p>
          <w:p w:rsidR="007624B5" w:rsidRDefault="007624B5" w:rsidP="007624B5">
            <w:pPr>
              <w:rPr>
                <w:ins w:id="8" w:author="ana.claudia" w:date="2013-06-19T13:34:00Z"/>
              </w:rPr>
            </w:pPr>
            <w:ins w:id="9" w:author="ana.claudia" w:date="2013-06-19T13:34:00Z">
              <w:r>
                <w:t>P</w:t>
              </w:r>
            </w:ins>
            <w:del w:id="10" w:author="ana.claudia" w:date="2013-06-19T13:34:00Z">
              <w:r w:rsidDel="005F67D8">
                <w:delText xml:space="preserve"> p</w:delText>
              </w:r>
            </w:del>
            <w:r>
              <w:t xml:space="preserve">rodução cultural </w:t>
            </w:r>
            <w:proofErr w:type="gramStart"/>
            <w:r>
              <w:t xml:space="preserve">( </w:t>
            </w:r>
            <w:proofErr w:type="gramEnd"/>
            <w:r>
              <w:t xml:space="preserve">ênfase na produção) </w:t>
            </w:r>
          </w:p>
          <w:p w:rsidR="007624B5" w:rsidRDefault="007624B5" w:rsidP="007624B5">
            <w:pPr>
              <w:rPr>
                <w:ins w:id="11" w:author="ana.claudia" w:date="2013-06-19T13:34:00Z"/>
              </w:rPr>
            </w:pPr>
            <w:del w:id="12" w:author="ana.claudia" w:date="2013-06-19T13:34:00Z">
              <w:r w:rsidDel="005F67D8">
                <w:delText xml:space="preserve">criação </w:delText>
              </w:r>
            </w:del>
            <w:ins w:id="13" w:author="ana.claudia" w:date="2013-06-19T13:34:00Z">
              <w:r>
                <w:t xml:space="preserve">Criação </w:t>
              </w:r>
            </w:ins>
            <w:r>
              <w:t xml:space="preserve">artística </w:t>
            </w:r>
            <w:proofErr w:type="gramStart"/>
            <w:r>
              <w:t xml:space="preserve">( </w:t>
            </w:r>
            <w:proofErr w:type="gramEnd"/>
            <w:r>
              <w:t xml:space="preserve">ênfase na criação) </w:t>
            </w:r>
          </w:p>
          <w:p w:rsidR="007624B5" w:rsidRDefault="007624B5" w:rsidP="007624B5">
            <w:r>
              <w:t>?</w:t>
            </w:r>
          </w:p>
          <w:p w:rsidR="007624B5" w:rsidRDefault="007624B5" w:rsidP="007624B5">
            <w:r>
              <w:object w:dxaOrig="17430" w:dyaOrig="6585">
                <v:shape id="_x0000_i1026" type="#_x0000_t75" style="width:424.5pt;height:160.3pt" o:ole="">
                  <v:imagedata r:id="rId7" o:title=""/>
                </v:shape>
                <o:OLEObject Type="Embed" ProgID="PBrush" ShapeID="_x0000_i1026" DrawAspect="Content" ObjectID="_1433919981" r:id="rId8"/>
              </w:object>
            </w:r>
          </w:p>
        </w:tc>
      </w:tr>
    </w:tbl>
    <w:p w:rsidR="007624B5" w:rsidRDefault="007624B5" w:rsidP="005F67D8"/>
    <w:p w:rsidR="005F67D8" w:rsidRDefault="005F67D8" w:rsidP="005F67D8"/>
    <w:tbl>
      <w:tblPr>
        <w:tblStyle w:val="Tabelacomgrade"/>
        <w:tblW w:w="0" w:type="auto"/>
        <w:tblLook w:val="04A0"/>
      </w:tblPr>
      <w:tblGrid>
        <w:gridCol w:w="8713"/>
      </w:tblGrid>
      <w:tr w:rsidR="007624B5" w:rsidTr="00D87DCC">
        <w:tc>
          <w:tcPr>
            <w:tcW w:w="8644" w:type="dxa"/>
          </w:tcPr>
          <w:p w:rsidR="007624B5" w:rsidRDefault="007624B5" w:rsidP="00D87DCC">
            <w:proofErr w:type="gramStart"/>
            <w:r>
              <w:t>3</w:t>
            </w:r>
            <w:proofErr w:type="gramEnd"/>
            <w:r>
              <w:t>)</w:t>
            </w:r>
          </w:p>
        </w:tc>
      </w:tr>
      <w:tr w:rsidR="007624B5" w:rsidTr="00D87DCC">
        <w:tc>
          <w:tcPr>
            <w:tcW w:w="8644" w:type="dxa"/>
          </w:tcPr>
          <w:p w:rsidR="007624B5" w:rsidRDefault="007624B5" w:rsidP="007624B5">
            <w:r>
              <w:t xml:space="preserve">• As ações em residências artísticas possuem um valor previsto planejado (marque apenas </w:t>
            </w:r>
            <w:proofErr w:type="gramStart"/>
            <w:r>
              <w:t>1</w:t>
            </w:r>
            <w:proofErr w:type="gramEnd"/>
            <w:r>
              <w:t xml:space="preserve"> item)?* Sim Não</w:t>
            </w:r>
          </w:p>
          <w:p w:rsidR="007624B5" w:rsidRDefault="007624B5" w:rsidP="007624B5">
            <w:pPr>
              <w:rPr>
                <w:ins w:id="14" w:author="ana.claudia" w:date="2013-06-19T13:36:00Z"/>
              </w:rPr>
            </w:pPr>
          </w:p>
          <w:p w:rsidR="007624B5" w:rsidRDefault="007624B5" w:rsidP="00D87DCC"/>
          <w:p w:rsidR="007624B5" w:rsidRDefault="007624B5" w:rsidP="00D87DCC">
            <w:r>
              <w:object w:dxaOrig="12120" w:dyaOrig="1710">
                <v:shape id="_x0000_i1027" type="#_x0000_t75" style="width:425.1pt;height:60.1pt" o:ole="">
                  <v:imagedata r:id="rId9" o:title=""/>
                </v:shape>
                <o:OLEObject Type="Embed" ProgID="PBrush" ShapeID="_x0000_i1027" DrawAspect="Content" ObjectID="_1433919982" r:id="rId10"/>
              </w:object>
            </w:r>
          </w:p>
        </w:tc>
      </w:tr>
    </w:tbl>
    <w:p w:rsidR="005F67D8" w:rsidRDefault="005F67D8" w:rsidP="005F67D8"/>
    <w:p w:rsidR="005F67D8" w:rsidRPr="007624B5" w:rsidRDefault="005F67D8" w:rsidP="005F67D8">
      <w:pPr>
        <w:rPr>
          <w:b/>
        </w:rPr>
      </w:pPr>
    </w:p>
    <w:tbl>
      <w:tblPr>
        <w:tblStyle w:val="Tabelacomgrade"/>
        <w:tblW w:w="0" w:type="auto"/>
        <w:tblLook w:val="04A0"/>
      </w:tblPr>
      <w:tblGrid>
        <w:gridCol w:w="8709"/>
      </w:tblGrid>
      <w:tr w:rsidR="007624B5" w:rsidTr="00D87DCC">
        <w:tc>
          <w:tcPr>
            <w:tcW w:w="8644" w:type="dxa"/>
          </w:tcPr>
          <w:p w:rsidR="007624B5" w:rsidRDefault="007624B5" w:rsidP="00D87DCC">
            <w:proofErr w:type="gramStart"/>
            <w:r>
              <w:t>4</w:t>
            </w:r>
            <w:proofErr w:type="gramEnd"/>
            <w:r>
              <w:t>)</w:t>
            </w:r>
          </w:p>
        </w:tc>
      </w:tr>
      <w:tr w:rsidR="007624B5" w:rsidTr="00D87DCC">
        <w:tc>
          <w:tcPr>
            <w:tcW w:w="8644" w:type="dxa"/>
          </w:tcPr>
          <w:p w:rsidR="007624B5" w:rsidRDefault="007624B5" w:rsidP="007624B5">
            <w:r>
              <w:t>• De que forma a instituição financia os diferentes programas em residências artísticas (marque quantos itens julgar necessário)</w:t>
            </w:r>
            <w:proofErr w:type="gramStart"/>
            <w:ins w:id="15" w:author="ana.claudia" w:date="2013-06-19T13:35:00Z">
              <w:r>
                <w:t>?</w:t>
              </w:r>
            </w:ins>
            <w:r>
              <w:t>:</w:t>
            </w:r>
            <w:proofErr w:type="gramEnd"/>
            <w:r>
              <w:t>*</w:t>
            </w:r>
          </w:p>
          <w:p w:rsidR="007624B5" w:rsidRDefault="007624B5" w:rsidP="007624B5">
            <w:ins w:id="16" w:author="ana.claudia" w:date="2013-06-19T13:36:00Z">
              <w:r>
                <w:t>(colocara primeira palavra de cada item em Maiúscula)</w:t>
              </w:r>
            </w:ins>
          </w:p>
          <w:p w:rsidR="007624B5" w:rsidRDefault="007624B5" w:rsidP="007624B5">
            <w:r>
              <w:object w:dxaOrig="15525" w:dyaOrig="7935">
                <v:shape id="_x0000_i1028" type="#_x0000_t75" style="width:424.5pt;height:217.25pt" o:ole="">
                  <v:imagedata r:id="rId11" o:title=""/>
                </v:shape>
                <o:OLEObject Type="Embed" ProgID="PBrush" ShapeID="_x0000_i1028" DrawAspect="Content" ObjectID="_1433919983" r:id="rId12"/>
              </w:object>
            </w:r>
          </w:p>
        </w:tc>
      </w:tr>
    </w:tbl>
    <w:p w:rsidR="005F67D8" w:rsidDel="005F67D8" w:rsidRDefault="005F67D8" w:rsidP="005F67D8">
      <w:pPr>
        <w:rPr>
          <w:del w:id="17" w:author="ana.claudia" w:date="2013-06-19T13:37:00Z"/>
        </w:rPr>
      </w:pPr>
    </w:p>
    <w:tbl>
      <w:tblPr>
        <w:tblStyle w:val="Tabelacomgrade"/>
        <w:tblW w:w="0" w:type="auto"/>
        <w:tblLook w:val="04A0"/>
      </w:tblPr>
      <w:tblGrid>
        <w:gridCol w:w="8677"/>
      </w:tblGrid>
      <w:tr w:rsidR="007624B5" w:rsidTr="00D87DCC">
        <w:tc>
          <w:tcPr>
            <w:tcW w:w="8644" w:type="dxa"/>
          </w:tcPr>
          <w:p w:rsidR="007624B5" w:rsidRDefault="007624B5" w:rsidP="00D87DCC">
            <w:proofErr w:type="gramStart"/>
            <w:r>
              <w:t>5</w:t>
            </w:r>
            <w:proofErr w:type="gramEnd"/>
            <w:r>
              <w:t>)</w:t>
            </w:r>
          </w:p>
        </w:tc>
      </w:tr>
      <w:tr w:rsidR="007624B5" w:rsidTr="00D87DCC">
        <w:tc>
          <w:tcPr>
            <w:tcW w:w="8644" w:type="dxa"/>
          </w:tcPr>
          <w:p w:rsidR="007624B5" w:rsidRDefault="007624B5" w:rsidP="007624B5">
            <w:pPr>
              <w:rPr>
                <w:ins w:id="18" w:author="ana.claudia" w:date="2013-06-19T13:37:00Z"/>
              </w:rPr>
            </w:pPr>
            <w:r>
              <w:t>Em caso de abrangência nacional, quando as residências puderem se desenvolver em mais de uma região geográfica , quais estão envolvidas</w:t>
            </w:r>
            <w:del w:id="19" w:author="ana.claudia" w:date="2013-06-19T13:37:00Z">
              <w:r w:rsidDel="005F67D8">
                <w:delText>?</w:delText>
              </w:r>
            </w:del>
            <w:r>
              <w:t>(marque quantos itens julgar necessário)</w:t>
            </w:r>
            <w:ins w:id="20" w:author="ana.claudia" w:date="2013-06-19T13:37:00Z">
              <w:r>
                <w:t>?</w:t>
              </w:r>
            </w:ins>
            <w:r>
              <w:t xml:space="preserve">*: Região Norte </w:t>
            </w:r>
          </w:p>
          <w:p w:rsidR="007624B5" w:rsidRDefault="007624B5" w:rsidP="007624B5">
            <w:pPr>
              <w:rPr>
                <w:ins w:id="21" w:author="ana.claudia" w:date="2013-06-19T13:37:00Z"/>
              </w:rPr>
            </w:pPr>
            <w:r>
              <w:t xml:space="preserve">Região Nordeste </w:t>
            </w:r>
          </w:p>
          <w:p w:rsidR="007624B5" w:rsidRDefault="007624B5" w:rsidP="007624B5">
            <w:pPr>
              <w:rPr>
                <w:ins w:id="22" w:author="ana.claudia" w:date="2013-06-19T13:37:00Z"/>
              </w:rPr>
            </w:pPr>
            <w:r>
              <w:t xml:space="preserve">Região Centro-Oeste </w:t>
            </w:r>
          </w:p>
          <w:p w:rsidR="007624B5" w:rsidRDefault="007624B5" w:rsidP="007624B5">
            <w:pPr>
              <w:rPr>
                <w:ins w:id="23" w:author="ana.claudia" w:date="2013-06-19T13:37:00Z"/>
              </w:rPr>
            </w:pPr>
            <w:r>
              <w:t xml:space="preserve">Região Sul </w:t>
            </w:r>
          </w:p>
          <w:p w:rsidR="007624B5" w:rsidRDefault="007624B5" w:rsidP="007624B5">
            <w:pPr>
              <w:rPr>
                <w:ins w:id="24" w:author="ana.claudia" w:date="2013-06-19T13:37:00Z"/>
              </w:rPr>
            </w:pPr>
            <w:r>
              <w:t xml:space="preserve">Região Sudeste </w:t>
            </w:r>
          </w:p>
          <w:p w:rsidR="007624B5" w:rsidRDefault="007624B5" w:rsidP="007624B5">
            <w:del w:id="25" w:author="ana.claudia" w:date="2013-06-19T13:37:00Z">
              <w:r w:rsidDel="005F67D8">
                <w:delText>Região Sudeste</w:delText>
              </w:r>
            </w:del>
            <w:ins w:id="26" w:author="ana.claudia" w:date="2013-06-19T13:37:00Z">
              <w:r>
                <w:t xml:space="preserve"> (sudeste está </w:t>
              </w:r>
              <w:proofErr w:type="gramStart"/>
              <w:r>
                <w:t>repetida</w:t>
              </w:r>
              <w:proofErr w:type="gramEnd"/>
              <w:r>
                <w:t>)</w:t>
              </w:r>
            </w:ins>
          </w:p>
          <w:p w:rsidR="007624B5" w:rsidRDefault="007624B5" w:rsidP="007624B5">
            <w:r>
              <w:rPr>
                <w:noProof/>
                <w:lang w:eastAsia="pt-BR"/>
              </w:rPr>
              <w:drawing>
                <wp:inline distT="0" distB="0" distL="0" distR="0">
                  <wp:extent cx="5367131" cy="3013544"/>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71950" cy="3016250"/>
                          </a:xfrm>
                          <a:prstGeom prst="rect">
                            <a:avLst/>
                          </a:prstGeom>
                        </pic:spPr>
                      </pic:pic>
                    </a:graphicData>
                  </a:graphic>
                </wp:inline>
              </w:drawing>
            </w:r>
          </w:p>
        </w:tc>
      </w:tr>
    </w:tbl>
    <w:p w:rsidR="007624B5" w:rsidRDefault="007624B5" w:rsidP="005F67D8"/>
    <w:tbl>
      <w:tblPr>
        <w:tblStyle w:val="Tabelacomgrade"/>
        <w:tblW w:w="0" w:type="auto"/>
        <w:tblLook w:val="04A0"/>
      </w:tblPr>
      <w:tblGrid>
        <w:gridCol w:w="8677"/>
      </w:tblGrid>
      <w:tr w:rsidR="007624B5" w:rsidTr="00D87DCC">
        <w:tc>
          <w:tcPr>
            <w:tcW w:w="8644" w:type="dxa"/>
          </w:tcPr>
          <w:p w:rsidR="007624B5" w:rsidRDefault="007624B5" w:rsidP="00D87DCC">
            <w:proofErr w:type="gramStart"/>
            <w:r>
              <w:lastRenderedPageBreak/>
              <w:t>6</w:t>
            </w:r>
            <w:proofErr w:type="gramEnd"/>
            <w:r>
              <w:t>)</w:t>
            </w:r>
          </w:p>
        </w:tc>
      </w:tr>
      <w:tr w:rsidR="007624B5" w:rsidTr="00D87DCC">
        <w:tc>
          <w:tcPr>
            <w:tcW w:w="8644" w:type="dxa"/>
          </w:tcPr>
          <w:p w:rsidR="007624B5" w:rsidRDefault="007624B5" w:rsidP="007624B5">
            <w:r>
              <w:t>• As residências podem ocorrer em países do exterior (marque apenas um item)?* Sim Não</w:t>
            </w:r>
          </w:p>
          <w:p w:rsidR="007624B5" w:rsidRDefault="007624B5" w:rsidP="00D87DCC"/>
          <w:p w:rsidR="007624B5" w:rsidRDefault="007624B5" w:rsidP="00D87DCC">
            <w:r>
              <w:rPr>
                <w:noProof/>
                <w:lang w:eastAsia="pt-BR"/>
              </w:rPr>
              <w:drawing>
                <wp:inline distT="0" distB="0" distL="0" distR="0">
                  <wp:extent cx="5367131" cy="3013544"/>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71950" cy="3016250"/>
                          </a:xfrm>
                          <a:prstGeom prst="rect">
                            <a:avLst/>
                          </a:prstGeom>
                        </pic:spPr>
                      </pic:pic>
                    </a:graphicData>
                  </a:graphic>
                </wp:inline>
              </w:drawing>
            </w:r>
          </w:p>
        </w:tc>
      </w:tr>
    </w:tbl>
    <w:p w:rsidR="007624B5" w:rsidRDefault="007624B5" w:rsidP="005F67D8"/>
    <w:tbl>
      <w:tblPr>
        <w:tblStyle w:val="Tabelacomgrade"/>
        <w:tblW w:w="0" w:type="auto"/>
        <w:tblLook w:val="04A0"/>
      </w:tblPr>
      <w:tblGrid>
        <w:gridCol w:w="8644"/>
        <w:gridCol w:w="11"/>
      </w:tblGrid>
      <w:tr w:rsidR="007624B5" w:rsidTr="00D87DCC">
        <w:trPr>
          <w:gridAfter w:val="1"/>
          <w:wAfter w:w="11" w:type="dxa"/>
        </w:trPr>
        <w:tc>
          <w:tcPr>
            <w:tcW w:w="8644" w:type="dxa"/>
          </w:tcPr>
          <w:p w:rsidR="007624B5" w:rsidRDefault="007624B5" w:rsidP="00D87DCC">
            <w:proofErr w:type="gramStart"/>
            <w:r>
              <w:t>7</w:t>
            </w:r>
            <w:proofErr w:type="gramEnd"/>
            <w:r>
              <w:t>)</w:t>
            </w:r>
          </w:p>
        </w:tc>
      </w:tr>
      <w:tr w:rsidR="007624B5" w:rsidTr="00D87DCC">
        <w:trPr>
          <w:gridAfter w:val="1"/>
          <w:wAfter w:w="11" w:type="dxa"/>
        </w:trPr>
        <w:tc>
          <w:tcPr>
            <w:tcW w:w="8644" w:type="dxa"/>
          </w:tcPr>
          <w:p w:rsidR="007624B5" w:rsidRDefault="007624B5" w:rsidP="007624B5">
            <w:pPr>
              <w:rPr>
                <w:ins w:id="27" w:author="ana.claudia" w:date="2013-06-19T13:38:00Z"/>
              </w:rPr>
            </w:pPr>
            <w:r>
              <w:t>• Em caso de abrangência internacional, quais os continentes/ subcontinentes / blocos regionais são locais potenciais de realização das residências</w:t>
            </w:r>
            <w:del w:id="28" w:author="ana.claudia" w:date="2013-06-19T13:38:00Z">
              <w:r w:rsidDel="005F67D8">
                <w:delText>?</w:delText>
              </w:r>
            </w:del>
            <w:r>
              <w:t xml:space="preserve"> (marque quantos itens julgar necessário)</w:t>
            </w:r>
            <w:proofErr w:type="gramStart"/>
            <w:ins w:id="29" w:author="ana.claudia" w:date="2013-06-19T13:38:00Z">
              <w:r>
                <w:t>?</w:t>
              </w:r>
            </w:ins>
            <w:r>
              <w:t>:</w:t>
            </w:r>
            <w:proofErr w:type="gramEnd"/>
          </w:p>
          <w:p w:rsidR="007624B5" w:rsidRDefault="007624B5" w:rsidP="007624B5">
            <w:ins w:id="30" w:author="ana.claudia" w:date="2013-06-19T13:38:00Z">
              <w:r>
                <w:t>Primeira palavra de cada item em Maiúscula</w:t>
              </w:r>
            </w:ins>
          </w:p>
          <w:p w:rsidR="007624B5" w:rsidRDefault="007624B5" w:rsidP="00D87DCC"/>
          <w:p w:rsidR="007624B5" w:rsidRDefault="007624B5" w:rsidP="007624B5">
            <w:pPr>
              <w:rPr>
                <w:ins w:id="31" w:author="ana.claudia" w:date="2013-06-19T13:39:00Z"/>
              </w:rPr>
            </w:pPr>
            <w:r>
              <w:t>América do Sul América Central América do Norte Europa Ásia África Oceania países Ibero-Americanos países da União Europeia países do MERCOSUL- Argentina, Uruguai, e Paraguai em nível mundial, englobando todos os continentes</w:t>
            </w:r>
          </w:p>
          <w:p w:rsidR="007624B5" w:rsidRDefault="007624B5" w:rsidP="007624B5">
            <w:proofErr w:type="gramStart"/>
            <w:r>
              <w:t>em</w:t>
            </w:r>
            <w:proofErr w:type="gramEnd"/>
            <w:r>
              <w:t xml:space="preserve"> acordo bilateral, no caso de apenas um outro país</w:t>
            </w:r>
            <w:del w:id="32" w:author="ana.claudia" w:date="2013-06-19T13:38:00Z">
              <w:r w:rsidDel="005F67D8">
                <w:delText xml:space="preserve">: </w:delText>
              </w:r>
            </w:del>
            <w:ins w:id="33" w:author="ana.claudia" w:date="2013-06-19T13:38:00Z">
              <w:r>
                <w:t xml:space="preserve">, </w:t>
              </w:r>
            </w:ins>
            <w:del w:id="34" w:author="ana.claudia" w:date="2013-06-19T13:38:00Z">
              <w:r w:rsidDel="005F67D8">
                <w:delText>Qual</w:delText>
              </w:r>
            </w:del>
            <w:ins w:id="35" w:author="ana.claudia" w:date="2013-06-19T13:38:00Z">
              <w:r>
                <w:t>qual</w:t>
              </w:r>
            </w:ins>
            <w:r>
              <w:t>?</w:t>
            </w:r>
          </w:p>
          <w:p w:rsidR="007624B5" w:rsidRDefault="007624B5" w:rsidP="00D87DCC"/>
          <w:p w:rsidR="007624B5" w:rsidRDefault="007624B5" w:rsidP="00D87DCC">
            <w:r>
              <w:rPr>
                <w:noProof/>
                <w:lang w:eastAsia="pt-BR"/>
              </w:rPr>
              <w:drawing>
                <wp:inline distT="0" distB="0" distL="0" distR="0">
                  <wp:extent cx="5335326" cy="301354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0117" cy="3016250"/>
                          </a:xfrm>
                          <a:prstGeom prst="rect">
                            <a:avLst/>
                          </a:prstGeom>
                        </pic:spPr>
                      </pic:pic>
                    </a:graphicData>
                  </a:graphic>
                </wp:inline>
              </w:drawing>
            </w:r>
          </w:p>
        </w:tc>
      </w:tr>
      <w:tr w:rsidR="007624B5" w:rsidTr="007624B5">
        <w:tc>
          <w:tcPr>
            <w:tcW w:w="8655" w:type="dxa"/>
            <w:gridSpan w:val="2"/>
          </w:tcPr>
          <w:p w:rsidR="007624B5" w:rsidRDefault="007624B5" w:rsidP="00D87DCC">
            <w:proofErr w:type="gramStart"/>
            <w:r>
              <w:lastRenderedPageBreak/>
              <w:t>8</w:t>
            </w:r>
            <w:proofErr w:type="gramEnd"/>
            <w:r>
              <w:t>)</w:t>
            </w:r>
          </w:p>
        </w:tc>
      </w:tr>
      <w:tr w:rsidR="007624B5" w:rsidTr="007624B5">
        <w:tc>
          <w:tcPr>
            <w:tcW w:w="8655" w:type="dxa"/>
            <w:gridSpan w:val="2"/>
          </w:tcPr>
          <w:p w:rsidR="007624B5" w:rsidRDefault="007624B5" w:rsidP="007624B5">
            <w:pPr>
              <w:rPr>
                <w:ins w:id="36" w:author="ana.claudia" w:date="2013-06-19T13:39:00Z"/>
              </w:rPr>
            </w:pPr>
            <w:r>
              <w:t>• Aponte em quais anos ocorreram programas em residências artísticas</w:t>
            </w:r>
            <w:del w:id="37" w:author="ana.claudia" w:date="2013-06-19T13:39:00Z">
              <w:r w:rsidDel="005F67D8">
                <w:delText>*</w:delText>
              </w:r>
            </w:del>
            <w:r>
              <w:t xml:space="preserve"> (marque quantos itens julgar necessário)</w:t>
            </w:r>
            <w:ins w:id="38" w:author="ana.claudia" w:date="2013-06-19T13:39:00Z">
              <w:r>
                <w:t>*</w:t>
              </w:r>
            </w:ins>
          </w:p>
          <w:p w:rsidR="007624B5" w:rsidRDefault="007624B5" w:rsidP="007624B5">
            <w:r>
              <w:t xml:space="preserve"> Anos anteriores a 2006: Quais? 2006 2007 2008 2009 2010 2011 2012 2013 em diante (anos já previstos)</w:t>
            </w:r>
          </w:p>
          <w:p w:rsidR="007624B5" w:rsidRDefault="007624B5" w:rsidP="007624B5">
            <w:r>
              <w:rPr>
                <w:noProof/>
                <w:lang w:eastAsia="pt-BR"/>
              </w:rPr>
              <w:drawing>
                <wp:inline distT="0" distB="0" distL="0" distR="0">
                  <wp:extent cx="5359180" cy="3013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63992" cy="3016250"/>
                          </a:xfrm>
                          <a:prstGeom prst="rect">
                            <a:avLst/>
                          </a:prstGeom>
                        </pic:spPr>
                      </pic:pic>
                    </a:graphicData>
                  </a:graphic>
                </wp:inline>
              </w:drawing>
            </w:r>
          </w:p>
        </w:tc>
      </w:tr>
    </w:tbl>
    <w:p w:rsidR="007624B5" w:rsidRDefault="007624B5" w:rsidP="005F67D8"/>
    <w:p w:rsidR="005F67D8" w:rsidRDefault="005F67D8" w:rsidP="005F67D8"/>
    <w:tbl>
      <w:tblPr>
        <w:tblStyle w:val="Tabelacomgrade"/>
        <w:tblW w:w="0" w:type="auto"/>
        <w:tblLook w:val="04A0"/>
      </w:tblPr>
      <w:tblGrid>
        <w:gridCol w:w="8720"/>
      </w:tblGrid>
      <w:tr w:rsidR="007624B5" w:rsidTr="00D87DCC">
        <w:tc>
          <w:tcPr>
            <w:tcW w:w="8644" w:type="dxa"/>
          </w:tcPr>
          <w:p w:rsidR="007624B5" w:rsidRDefault="007624B5" w:rsidP="00D87DCC">
            <w:proofErr w:type="gramStart"/>
            <w:r>
              <w:t>9</w:t>
            </w:r>
            <w:proofErr w:type="gramEnd"/>
            <w:r>
              <w:t>)</w:t>
            </w:r>
          </w:p>
        </w:tc>
      </w:tr>
      <w:tr w:rsidR="007624B5" w:rsidTr="00D87DCC">
        <w:tc>
          <w:tcPr>
            <w:tcW w:w="8644" w:type="dxa"/>
          </w:tcPr>
          <w:p w:rsidR="007624B5" w:rsidRDefault="007624B5" w:rsidP="007624B5">
            <w:pPr>
              <w:rPr>
                <w:ins w:id="39" w:author="ana.claudia" w:date="2013-06-19T13:39:00Z"/>
              </w:rPr>
            </w:pPr>
            <w:r>
              <w:t xml:space="preserve">• Com relação à continuidade destes programas em residências artísticas (marque apenas </w:t>
            </w:r>
            <w:proofErr w:type="gramStart"/>
            <w:r>
              <w:t>1</w:t>
            </w:r>
            <w:proofErr w:type="gramEnd"/>
            <w:r>
              <w:t xml:space="preserve"> item)*: </w:t>
            </w:r>
          </w:p>
          <w:p w:rsidR="007624B5" w:rsidRDefault="007624B5" w:rsidP="007624B5">
            <w:pPr>
              <w:rPr>
                <w:ins w:id="40" w:author="ana.claudia" w:date="2013-06-19T13:39:00Z"/>
              </w:rPr>
            </w:pPr>
            <w:ins w:id="41" w:author="ana.claudia" w:date="2013-06-19T13:39:00Z">
              <w:r>
                <w:t>Primeira palavra de cada item em Maiúscula</w:t>
              </w:r>
            </w:ins>
          </w:p>
          <w:p w:rsidR="007624B5" w:rsidRDefault="007624B5" w:rsidP="007624B5">
            <w:proofErr w:type="gramStart"/>
            <w:r>
              <w:t>houve</w:t>
            </w:r>
            <w:proofErr w:type="gramEnd"/>
            <w:r>
              <w:t xml:space="preserve"> o programa apenas uma vez, não tendo data para ocorrer novamente houve o programa apenas uma vez, porém já foi definida uma data para ocorrer novamente os programas aconteceram mais de uma vez, porém não tiveram periodicidade definida os programas aconteceram mais de uma vez e tiveram periodicidade definida</w:t>
            </w:r>
          </w:p>
          <w:p w:rsidR="007624B5" w:rsidRDefault="007624B5" w:rsidP="007624B5">
            <w:pPr>
              <w:rPr>
                <w:noProof/>
                <w:lang w:eastAsia="pt-BR"/>
              </w:rPr>
            </w:pPr>
          </w:p>
          <w:p w:rsidR="007624B5" w:rsidRDefault="007624B5" w:rsidP="007624B5">
            <w:r>
              <w:rPr>
                <w:noProof/>
                <w:lang w:eastAsia="pt-BR"/>
              </w:rPr>
              <w:drawing>
                <wp:inline distT="0" distB="0" distL="0" distR="0">
                  <wp:extent cx="5607095" cy="208324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30871"/>
                          <a:stretch/>
                        </pic:blipFill>
                        <pic:spPr bwMode="auto">
                          <a:xfrm>
                            <a:off x="0" y="0"/>
                            <a:ext cx="5612130" cy="20851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624B5" w:rsidRDefault="007624B5" w:rsidP="007624B5"/>
        </w:tc>
      </w:tr>
    </w:tbl>
    <w:p w:rsidR="007624B5" w:rsidRDefault="007624B5" w:rsidP="005F67D8"/>
    <w:p w:rsidR="005F67D8" w:rsidRDefault="005F67D8" w:rsidP="005F67D8"/>
    <w:tbl>
      <w:tblPr>
        <w:tblStyle w:val="Tabelacomgrade"/>
        <w:tblW w:w="0" w:type="auto"/>
        <w:tblLook w:val="04A0"/>
      </w:tblPr>
      <w:tblGrid>
        <w:gridCol w:w="8720"/>
      </w:tblGrid>
      <w:tr w:rsidR="007624B5" w:rsidTr="00D87DCC">
        <w:tc>
          <w:tcPr>
            <w:tcW w:w="8644" w:type="dxa"/>
          </w:tcPr>
          <w:p w:rsidR="007624B5" w:rsidRDefault="007624B5" w:rsidP="00D87DCC">
            <w:proofErr w:type="gramStart"/>
            <w:r>
              <w:lastRenderedPageBreak/>
              <w:t>10)</w:t>
            </w:r>
            <w:proofErr w:type="gramEnd"/>
          </w:p>
        </w:tc>
      </w:tr>
      <w:tr w:rsidR="007624B5" w:rsidTr="00D87DCC">
        <w:tc>
          <w:tcPr>
            <w:tcW w:w="8644" w:type="dxa"/>
          </w:tcPr>
          <w:p w:rsidR="007624B5" w:rsidRDefault="007624B5" w:rsidP="007624B5">
            <w:r>
              <w:t xml:space="preserve">• Em caso dos programas terem ocorridos mais de uma vez e terem periodicidade definida (marque apenas </w:t>
            </w:r>
            <w:proofErr w:type="gramStart"/>
            <w:r>
              <w:t>1</w:t>
            </w:r>
            <w:proofErr w:type="gramEnd"/>
            <w:r>
              <w:t xml:space="preserve"> item)*:</w:t>
            </w:r>
          </w:p>
          <w:p w:rsidR="007624B5" w:rsidRDefault="007624B5" w:rsidP="007624B5">
            <w:pPr>
              <w:rPr>
                <w:ins w:id="42" w:author="ana.claudia" w:date="2013-06-19T13:39:00Z"/>
              </w:rPr>
            </w:pPr>
            <w:ins w:id="43" w:author="ana.claudia" w:date="2013-06-19T13:39:00Z">
              <w:r>
                <w:t>Primeira palavra de cada item em Maiúscula</w:t>
              </w:r>
            </w:ins>
          </w:p>
          <w:p w:rsidR="007624B5" w:rsidRDefault="007624B5" w:rsidP="007624B5">
            <w:proofErr w:type="gramStart"/>
            <w:r>
              <w:t>ocorrem</w:t>
            </w:r>
            <w:proofErr w:type="gramEnd"/>
            <w:r>
              <w:t xml:space="preserve"> uma vez a cada três anos ou mais ocorrem uma vez a cada dois anos são anuais são semestrais ou em um período inferior (a cada três meses, dois, etc.)</w:t>
            </w:r>
          </w:p>
          <w:p w:rsidR="007624B5" w:rsidRDefault="007624B5" w:rsidP="00D87DCC">
            <w:pPr>
              <w:rPr>
                <w:noProof/>
                <w:lang w:eastAsia="pt-BR"/>
              </w:rPr>
            </w:pPr>
          </w:p>
          <w:p w:rsidR="007624B5" w:rsidRDefault="007624B5" w:rsidP="00D87DCC">
            <w:r>
              <w:rPr>
                <w:noProof/>
                <w:lang w:eastAsia="pt-BR"/>
              </w:rPr>
              <w:drawing>
                <wp:inline distT="0" distB="0" distL="0" distR="0">
                  <wp:extent cx="5402472" cy="2456953"/>
                  <wp:effectExtent l="0" t="0" r="825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9144"/>
                          <a:stretch/>
                        </pic:blipFill>
                        <pic:spPr bwMode="auto">
                          <a:xfrm>
                            <a:off x="0" y="0"/>
                            <a:ext cx="5402332" cy="24568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7624B5" w:rsidRDefault="007624B5" w:rsidP="005F67D8"/>
    <w:tbl>
      <w:tblPr>
        <w:tblStyle w:val="Tabelacomgrade"/>
        <w:tblW w:w="0" w:type="auto"/>
        <w:tblLook w:val="04A0"/>
      </w:tblPr>
      <w:tblGrid>
        <w:gridCol w:w="8717"/>
      </w:tblGrid>
      <w:tr w:rsidR="007624B5" w:rsidTr="00D87DCC">
        <w:tc>
          <w:tcPr>
            <w:tcW w:w="8644" w:type="dxa"/>
          </w:tcPr>
          <w:p w:rsidR="007624B5" w:rsidRDefault="007624B5" w:rsidP="00D87DCC">
            <w:proofErr w:type="gramStart"/>
            <w:r>
              <w:t>11)</w:t>
            </w:r>
            <w:proofErr w:type="gramEnd"/>
          </w:p>
        </w:tc>
      </w:tr>
      <w:tr w:rsidR="007624B5" w:rsidTr="00957243">
        <w:tc>
          <w:tcPr>
            <w:tcW w:w="8644" w:type="dxa"/>
            <w:tcBorders>
              <w:bottom w:val="nil"/>
            </w:tcBorders>
          </w:tcPr>
          <w:p w:rsidR="007624B5" w:rsidRDefault="007624B5" w:rsidP="00957243">
            <w:pPr>
              <w:pBdr>
                <w:bottom w:val="single" w:sz="4" w:space="1" w:color="auto"/>
              </w:pBdr>
            </w:pPr>
            <w:r>
              <w:t xml:space="preserve">• Há concessão de </w:t>
            </w:r>
            <w:proofErr w:type="gramStart"/>
            <w:r>
              <w:t>algum(</w:t>
            </w:r>
            <w:proofErr w:type="gramEnd"/>
            <w:r>
              <w:t xml:space="preserve">a) prêmio/bolsa ou qualquer outra forma de apoio financeiro ao artista?(marque apenas </w:t>
            </w:r>
            <w:proofErr w:type="gramStart"/>
            <w:r>
              <w:t>1</w:t>
            </w:r>
            <w:proofErr w:type="gramEnd"/>
            <w:r>
              <w:t xml:space="preserve"> item)* Sim Não</w:t>
            </w:r>
          </w:p>
          <w:p w:rsidR="007624B5" w:rsidRDefault="007624B5" w:rsidP="00957243">
            <w:pPr>
              <w:pBdr>
                <w:bottom w:val="single" w:sz="4" w:space="1" w:color="auto"/>
              </w:pBdr>
            </w:pPr>
            <w:r>
              <w:object w:dxaOrig="17250" w:dyaOrig="1755">
                <v:shape id="_x0000_i1029" type="#_x0000_t75" style="width:424.5pt;height:43.2pt" o:ole="">
                  <v:imagedata r:id="rId19" o:title=""/>
                </v:shape>
                <o:OLEObject Type="Embed" ProgID="PBrush" ShapeID="_x0000_i1029" DrawAspect="Content" ObjectID="_1433919984" r:id="rId20"/>
              </w:object>
            </w:r>
          </w:p>
        </w:tc>
      </w:tr>
      <w:tr w:rsidR="007624B5" w:rsidTr="00957243">
        <w:tc>
          <w:tcPr>
            <w:tcW w:w="8644" w:type="dxa"/>
            <w:tcBorders>
              <w:top w:val="nil"/>
              <w:left w:val="nil"/>
              <w:bottom w:val="single" w:sz="4" w:space="0" w:color="auto"/>
              <w:right w:val="nil"/>
            </w:tcBorders>
          </w:tcPr>
          <w:p w:rsidR="007624B5" w:rsidRDefault="007624B5" w:rsidP="007624B5"/>
        </w:tc>
      </w:tr>
      <w:tr w:rsidR="007624B5" w:rsidTr="00957243">
        <w:tc>
          <w:tcPr>
            <w:tcW w:w="8644" w:type="dxa"/>
            <w:tcBorders>
              <w:top w:val="single" w:sz="4" w:space="0" w:color="auto"/>
            </w:tcBorders>
          </w:tcPr>
          <w:p w:rsidR="007624B5" w:rsidRDefault="007624B5" w:rsidP="00D87DCC">
            <w:proofErr w:type="gramStart"/>
            <w:r>
              <w:t>12)</w:t>
            </w:r>
            <w:proofErr w:type="gramEnd"/>
          </w:p>
        </w:tc>
      </w:tr>
      <w:tr w:rsidR="007624B5" w:rsidTr="007624B5">
        <w:tc>
          <w:tcPr>
            <w:tcW w:w="8644" w:type="dxa"/>
          </w:tcPr>
          <w:p w:rsidR="007624B5" w:rsidRDefault="007624B5" w:rsidP="007624B5">
            <w:pPr>
              <w:rPr>
                <w:ins w:id="44" w:author="ana.claudia" w:date="2013-06-19T13:40:00Z"/>
              </w:rPr>
            </w:pPr>
            <w:r>
              <w:t xml:space="preserve">• Qual o valor gasto, em média, no total de cada programa realizado em residências artísticas (marque apenas </w:t>
            </w:r>
            <w:proofErr w:type="gramStart"/>
            <w:r>
              <w:t>1</w:t>
            </w:r>
            <w:proofErr w:type="gramEnd"/>
            <w:r>
              <w:t xml:space="preserve"> item)*? </w:t>
            </w:r>
          </w:p>
          <w:p w:rsidR="007624B5" w:rsidRDefault="007624B5" w:rsidP="007624B5">
            <w:pPr>
              <w:rPr>
                <w:ins w:id="45" w:author="ana.claudia" w:date="2013-06-19T13:40:00Z"/>
              </w:rPr>
            </w:pPr>
            <w:ins w:id="46" w:author="ana.claudia" w:date="2013-06-19T13:40:00Z">
              <w:r>
                <w:t>Primeira palavra de cada item em Maiúscula</w:t>
              </w:r>
            </w:ins>
          </w:p>
          <w:p w:rsidR="007624B5" w:rsidRDefault="007624B5" w:rsidP="007624B5">
            <w:pPr>
              <w:rPr>
                <w:ins w:id="47" w:author="ana.claudia" w:date="2013-06-19T13:40:00Z"/>
              </w:rPr>
            </w:pPr>
            <w:ins w:id="48" w:author="ana.claudia" w:date="2013-06-19T13:40:00Z">
              <w:r>
                <w:t xml:space="preserve">Incluir o R$ à frente de cada valor </w:t>
              </w:r>
              <w:proofErr w:type="gramStart"/>
              <w:r>
                <w:t>e ,</w:t>
              </w:r>
              <w:proofErr w:type="gramEnd"/>
              <w:r>
                <w:t>00 depois</w:t>
              </w:r>
            </w:ins>
          </w:p>
          <w:p w:rsidR="007624B5" w:rsidRDefault="00957243" w:rsidP="00D87DCC">
            <w:r>
              <w:object w:dxaOrig="17490" w:dyaOrig="4920">
                <v:shape id="_x0000_i1030" type="#_x0000_t75" style="width:425.1pt;height:119.6pt" o:ole="">
                  <v:imagedata r:id="rId21" o:title=""/>
                </v:shape>
                <o:OLEObject Type="Embed" ProgID="PBrush" ShapeID="_x0000_i1030" DrawAspect="Content" ObjectID="_1433919985" r:id="rId22"/>
              </w:object>
            </w:r>
          </w:p>
        </w:tc>
      </w:tr>
    </w:tbl>
    <w:p w:rsidR="007624B5" w:rsidRDefault="007624B5" w:rsidP="005F67D8"/>
    <w:p w:rsidR="007624B5" w:rsidRDefault="007624B5" w:rsidP="005F67D8"/>
    <w:p w:rsidR="00957243" w:rsidRDefault="00957243" w:rsidP="005F67D8"/>
    <w:p w:rsidR="005F67D8" w:rsidRDefault="005F67D8" w:rsidP="005F67D8"/>
    <w:tbl>
      <w:tblPr>
        <w:tblStyle w:val="Tabelacomgrade"/>
        <w:tblW w:w="0" w:type="auto"/>
        <w:tblLook w:val="04A0"/>
      </w:tblPr>
      <w:tblGrid>
        <w:gridCol w:w="8717"/>
      </w:tblGrid>
      <w:tr w:rsidR="007624B5" w:rsidTr="00D87DCC">
        <w:tc>
          <w:tcPr>
            <w:tcW w:w="8644" w:type="dxa"/>
          </w:tcPr>
          <w:p w:rsidR="007624B5" w:rsidRDefault="007624B5" w:rsidP="00D87DCC">
            <w:proofErr w:type="gramStart"/>
            <w:r>
              <w:lastRenderedPageBreak/>
              <w:t>13)</w:t>
            </w:r>
            <w:proofErr w:type="gramEnd"/>
          </w:p>
        </w:tc>
      </w:tr>
      <w:tr w:rsidR="007624B5" w:rsidTr="00D87DCC">
        <w:tc>
          <w:tcPr>
            <w:tcW w:w="8644" w:type="dxa"/>
          </w:tcPr>
          <w:p w:rsidR="007624B5" w:rsidRDefault="007624B5" w:rsidP="00D87DCC">
            <w:proofErr w:type="gramStart"/>
            <w:r>
              <w:t>não</w:t>
            </w:r>
            <w:proofErr w:type="gramEnd"/>
            <w:r>
              <w:t xml:space="preserve"> há valor dispendido para apoio financeiro ao artista até 100.000 reais acima de 100.000 reais até 200.000 reais acima de 200.000 reais até 400.000 reais acima de 400.000 reais até 600.000 reais acima de 600.000 reais até 1.000.000 de reais acima de 1.000.000 de reais até 2.000.000 reais acima de 2.000.000 reais até 5.000.000 reais acima de 5.000.000 de reais Qual valor?</w:t>
            </w:r>
          </w:p>
          <w:p w:rsidR="00957243" w:rsidRDefault="00957243" w:rsidP="00D87DCC">
            <w:r>
              <w:object w:dxaOrig="17490" w:dyaOrig="4920">
                <v:shape id="_x0000_i1031" type="#_x0000_t75" style="width:425.1pt;height:119.6pt" o:ole="">
                  <v:imagedata r:id="rId21" o:title=""/>
                </v:shape>
                <o:OLEObject Type="Embed" ProgID="PBrush" ShapeID="_x0000_i1031" DrawAspect="Content" ObjectID="_1433919986" r:id="rId23"/>
              </w:object>
            </w:r>
          </w:p>
        </w:tc>
      </w:tr>
    </w:tbl>
    <w:p w:rsidR="007624B5" w:rsidRDefault="007624B5" w:rsidP="005F67D8"/>
    <w:p w:rsidR="007624B5" w:rsidRDefault="007624B5" w:rsidP="005F67D8"/>
    <w:tbl>
      <w:tblPr>
        <w:tblStyle w:val="Tabelacomgrade"/>
        <w:tblW w:w="0" w:type="auto"/>
        <w:tblLook w:val="04A0"/>
      </w:tblPr>
      <w:tblGrid>
        <w:gridCol w:w="8712"/>
      </w:tblGrid>
      <w:tr w:rsidR="007624B5" w:rsidTr="00D87DCC">
        <w:tc>
          <w:tcPr>
            <w:tcW w:w="8644" w:type="dxa"/>
          </w:tcPr>
          <w:p w:rsidR="007624B5" w:rsidRDefault="007624B5" w:rsidP="00D87DCC">
            <w:proofErr w:type="gramStart"/>
            <w:r>
              <w:t>14)</w:t>
            </w:r>
            <w:proofErr w:type="gramEnd"/>
          </w:p>
        </w:tc>
      </w:tr>
      <w:tr w:rsidR="007624B5" w:rsidTr="00D87DCC">
        <w:tc>
          <w:tcPr>
            <w:tcW w:w="8644" w:type="dxa"/>
          </w:tcPr>
          <w:p w:rsidR="007624B5" w:rsidRDefault="007624B5" w:rsidP="007624B5">
            <w:pPr>
              <w:rPr>
                <w:ins w:id="49" w:author="ana.claudia" w:date="2013-06-19T13:41:00Z"/>
              </w:rPr>
            </w:pPr>
            <w:r>
              <w:t xml:space="preserve">• Qual o apoio financeiro concedido (em reais) para que cada artista realize a ação? (marque mais de </w:t>
            </w:r>
            <w:proofErr w:type="gramStart"/>
            <w:r>
              <w:t>1</w:t>
            </w:r>
            <w:proofErr w:type="gramEnd"/>
            <w:r>
              <w:t xml:space="preserve"> item em caso de diferentes valores concedidos em cada programa realizado)*</w:t>
            </w:r>
          </w:p>
          <w:p w:rsidR="007624B5" w:rsidRDefault="007624B5" w:rsidP="007624B5">
            <w:pPr>
              <w:rPr>
                <w:ins w:id="50" w:author="ana.claudia" w:date="2013-06-19T13:41:00Z"/>
              </w:rPr>
            </w:pPr>
            <w:ins w:id="51" w:author="ana.claudia" w:date="2013-06-19T13:41:00Z">
              <w:r>
                <w:t>Primeira palavra de cada item em Maiúscula</w:t>
              </w:r>
            </w:ins>
          </w:p>
          <w:p w:rsidR="007624B5" w:rsidRDefault="007624B5" w:rsidP="007624B5">
            <w:del w:id="52" w:author="ana.claudia" w:date="2013-06-19T13:41:00Z">
              <w:r w:rsidDel="005F67D8">
                <w:delText>: até R$ 500,00 acima de R$ 500,00 até R$ 1.000,00 acima de R$ 1.000,00 até R$ 2.000,00 acima de R$ 2.000,00 até R$ 3.000,00 acima de R$ 3.000,00 até R$ 5.000,00 acima de R$ 5.000,00 até R$ 8.000,00 acima de R$ 10.000,00 até R$ 20.000,00 acima de R$ 20.000,00 não há valor concedido, pois a própria instituição é responsável por diversos itens para a realização da residência ( passagens, traslados, hospedagem, etc)</w:delText>
              </w:r>
            </w:del>
          </w:p>
          <w:p w:rsidR="00957243" w:rsidRDefault="00957243" w:rsidP="007624B5"/>
          <w:p w:rsidR="00957243" w:rsidDel="005F67D8" w:rsidRDefault="00957243" w:rsidP="007624B5">
            <w:pPr>
              <w:rPr>
                <w:del w:id="53" w:author="ana.claudia" w:date="2013-06-19T13:41:00Z"/>
              </w:rPr>
            </w:pPr>
            <w:r>
              <w:object w:dxaOrig="17445" w:dyaOrig="5340">
                <v:shape id="_x0000_i1032" type="#_x0000_t75" style="width:424.5pt;height:130.25pt" o:ole="">
                  <v:imagedata r:id="rId24" o:title=""/>
                </v:shape>
                <o:OLEObject Type="Embed" ProgID="PBrush" ShapeID="_x0000_i1032" DrawAspect="Content" ObjectID="_1433919987" r:id="rId25"/>
              </w:object>
            </w:r>
          </w:p>
          <w:p w:rsidR="007624B5" w:rsidRDefault="007624B5" w:rsidP="00957243"/>
        </w:tc>
      </w:tr>
    </w:tbl>
    <w:p w:rsidR="007624B5" w:rsidRDefault="007624B5" w:rsidP="005F67D8"/>
    <w:tbl>
      <w:tblPr>
        <w:tblStyle w:val="Tabelacomgrade"/>
        <w:tblW w:w="0" w:type="auto"/>
        <w:tblLook w:val="04A0"/>
      </w:tblPr>
      <w:tblGrid>
        <w:gridCol w:w="8716"/>
      </w:tblGrid>
      <w:tr w:rsidR="00957243" w:rsidTr="00957243">
        <w:tc>
          <w:tcPr>
            <w:tcW w:w="8644" w:type="dxa"/>
          </w:tcPr>
          <w:p w:rsidR="00957243" w:rsidRDefault="00957243" w:rsidP="005F67D8">
            <w:proofErr w:type="gramStart"/>
            <w:r>
              <w:t>15)</w:t>
            </w:r>
            <w:proofErr w:type="gramEnd"/>
          </w:p>
        </w:tc>
      </w:tr>
      <w:tr w:rsidR="00957243" w:rsidTr="00957243">
        <w:tc>
          <w:tcPr>
            <w:tcW w:w="8644" w:type="dxa"/>
          </w:tcPr>
          <w:p w:rsidR="00957243" w:rsidDel="005F67D8" w:rsidRDefault="00957243" w:rsidP="00957243">
            <w:pPr>
              <w:rPr>
                <w:del w:id="54" w:author="ana.claudia" w:date="2013-06-19T13:42:00Z"/>
              </w:rPr>
            </w:pPr>
            <w:r>
              <w:t>• O valor concedido já é deduzido do imposto de renda devido</w:t>
            </w:r>
            <w:del w:id="55" w:author="ana.claudia" w:date="2013-06-19T13:42:00Z">
              <w:r w:rsidDel="005F67D8">
                <w:delText>*?</w:delText>
              </w:r>
            </w:del>
            <w:r>
              <w:t xml:space="preserve"> (marque apenas </w:t>
            </w:r>
            <w:proofErr w:type="gramStart"/>
            <w:r>
              <w:t>1</w:t>
            </w:r>
            <w:proofErr w:type="gramEnd"/>
            <w:r>
              <w:t xml:space="preserve"> item)</w:t>
            </w:r>
            <w:ins w:id="56" w:author="ana.claudia" w:date="2013-06-19T13:42:00Z">
              <w:r>
                <w:t>*?</w:t>
              </w:r>
            </w:ins>
            <w:del w:id="57" w:author="ana.claudia" w:date="2013-06-19T13:42:00Z">
              <w:r w:rsidDel="005F67D8">
                <w:delText>:Não há concessão de qualquer apoio financeiro ao artista Sim, o artista recebe o valor já deduzido do imposto de renda Não, a dedução do imposto de renda é responsabilidade do artista</w:delText>
              </w:r>
            </w:del>
          </w:p>
          <w:p w:rsidR="00957243" w:rsidRDefault="00957243" w:rsidP="005F67D8">
            <w:r>
              <w:object w:dxaOrig="14730" w:dyaOrig="2010">
                <v:shape id="_x0000_i1033" type="#_x0000_t75" style="width:425.1pt;height:58.25pt" o:ole="">
                  <v:imagedata r:id="rId26" o:title=""/>
                </v:shape>
                <o:OLEObject Type="Embed" ProgID="PBrush" ShapeID="_x0000_i1033" DrawAspect="Content" ObjectID="_1433919988" r:id="rId27"/>
              </w:object>
            </w:r>
          </w:p>
        </w:tc>
      </w:tr>
    </w:tbl>
    <w:p w:rsidR="00BF4817" w:rsidRDefault="00BF4817" w:rsidP="005F67D8"/>
    <w:p w:rsidR="00957243" w:rsidRDefault="00957243" w:rsidP="005F67D8"/>
    <w:tbl>
      <w:tblPr>
        <w:tblStyle w:val="Tabelacomgrade"/>
        <w:tblW w:w="0" w:type="auto"/>
        <w:tblLook w:val="04A0"/>
      </w:tblPr>
      <w:tblGrid>
        <w:gridCol w:w="8720"/>
      </w:tblGrid>
      <w:tr w:rsidR="007624B5" w:rsidTr="00D87DCC">
        <w:tc>
          <w:tcPr>
            <w:tcW w:w="8644" w:type="dxa"/>
          </w:tcPr>
          <w:p w:rsidR="007624B5" w:rsidRDefault="00957243" w:rsidP="00D87DCC">
            <w:proofErr w:type="gramStart"/>
            <w:r>
              <w:t>16)</w:t>
            </w:r>
            <w:proofErr w:type="gramEnd"/>
          </w:p>
        </w:tc>
      </w:tr>
      <w:tr w:rsidR="007624B5" w:rsidTr="00D87DCC">
        <w:tc>
          <w:tcPr>
            <w:tcW w:w="8644" w:type="dxa"/>
          </w:tcPr>
          <w:p w:rsidR="007624B5" w:rsidRDefault="007624B5" w:rsidP="007624B5">
            <w:pPr>
              <w:rPr>
                <w:ins w:id="58" w:author="ana.claudia" w:date="2013-06-19T13:42:00Z"/>
              </w:rPr>
            </w:pPr>
            <w:r>
              <w:t xml:space="preserve">• Em caso de não estarem incluídos no valor concedido, a instituição arcará com quais dos itens abaixo </w:t>
            </w:r>
            <w:proofErr w:type="gramStart"/>
            <w:r>
              <w:t xml:space="preserve">( </w:t>
            </w:r>
            <w:proofErr w:type="gramEnd"/>
            <w:r>
              <w:t>marque quantos itens julgar necessário*)</w:t>
            </w:r>
            <w:ins w:id="59" w:author="ana.claudia" w:date="2013-06-19T13:42:00Z">
              <w:r>
                <w:t>:</w:t>
              </w:r>
            </w:ins>
          </w:p>
          <w:p w:rsidR="007624B5" w:rsidRDefault="007624B5" w:rsidP="007624B5">
            <w:pPr>
              <w:rPr>
                <w:ins w:id="60" w:author="ana.claudia" w:date="2013-06-19T13:42:00Z"/>
              </w:rPr>
            </w:pPr>
            <w:ins w:id="61" w:author="ana.claudia" w:date="2013-06-19T13:42:00Z">
              <w:r>
                <w:t>Primeira palavra de cada item em Maiúscula</w:t>
              </w:r>
            </w:ins>
          </w:p>
          <w:p w:rsidR="007624B5" w:rsidRDefault="007624B5" w:rsidP="007624B5">
            <w:proofErr w:type="gramStart"/>
            <w:r>
              <w:t>a</w:t>
            </w:r>
            <w:proofErr w:type="gramEnd"/>
            <w:r>
              <w:t xml:space="preserve"> instituição não arcará com nenhum dos custos, estando todos inclusos na concessão da(o) bolsa/prêmio aluguel/ ocupação do espaço onde será realizada a ação custo do projeto alimentação transporte aéreo e/ou terrestre suporte logístico aquisição de materiais contratação de pessoal aluguel de equipamentos necessários divulgação frete seguro de obras artísticas</w:t>
            </w:r>
          </w:p>
          <w:p w:rsidR="00957243" w:rsidRDefault="00957243" w:rsidP="007624B5">
            <w:r>
              <w:rPr>
                <w:noProof/>
                <w:lang w:eastAsia="pt-BR"/>
              </w:rPr>
              <w:drawing>
                <wp:inline distT="0" distB="0" distL="0" distR="0">
                  <wp:extent cx="5612130" cy="301625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016250"/>
                          </a:xfrm>
                          <a:prstGeom prst="rect">
                            <a:avLst/>
                          </a:prstGeom>
                        </pic:spPr>
                      </pic:pic>
                    </a:graphicData>
                  </a:graphic>
                </wp:inline>
              </w:drawing>
            </w:r>
          </w:p>
        </w:tc>
      </w:tr>
    </w:tbl>
    <w:p w:rsidR="007624B5" w:rsidRDefault="007624B5" w:rsidP="005F67D8"/>
    <w:p w:rsidR="00A33DE1" w:rsidRPr="00464A0C" w:rsidRDefault="00A33DE1" w:rsidP="00A33DE1">
      <w:pPr>
        <w:spacing w:before="100" w:beforeAutospacing="1" w:after="100" w:afterAutospacing="1" w:line="240" w:lineRule="auto"/>
        <w:rPr>
          <w:ins w:id="62" w:author="ana.claudia" w:date="2013-06-19T13:43:00Z"/>
          <w:rFonts w:ascii="Times New Roman" w:eastAsia="Times New Roman" w:hAnsi="Times New Roman" w:cs="Times New Roman"/>
          <w:sz w:val="24"/>
          <w:szCs w:val="24"/>
          <w:lang w:eastAsia="pt-BR"/>
        </w:rPr>
      </w:pPr>
    </w:p>
    <w:tbl>
      <w:tblPr>
        <w:tblStyle w:val="Tabelacomgrade"/>
        <w:tblW w:w="0" w:type="auto"/>
        <w:tblLook w:val="04A0"/>
      </w:tblPr>
      <w:tblGrid>
        <w:gridCol w:w="8644"/>
      </w:tblGrid>
      <w:tr w:rsidR="007624B5" w:rsidTr="00D87DCC">
        <w:tc>
          <w:tcPr>
            <w:tcW w:w="8644" w:type="dxa"/>
          </w:tcPr>
          <w:p w:rsidR="007624B5" w:rsidRPr="007624B5" w:rsidRDefault="00957243" w:rsidP="00D87DCC">
            <w:pPr>
              <w:rPr>
                <w:u w:val="single"/>
              </w:rPr>
            </w:pPr>
            <w:proofErr w:type="gramStart"/>
            <w:r>
              <w:t>17</w:t>
            </w:r>
            <w:r w:rsidR="007624B5">
              <w:t>)</w:t>
            </w:r>
            <w:proofErr w:type="gramEnd"/>
          </w:p>
        </w:tc>
      </w:tr>
      <w:tr w:rsidR="007624B5" w:rsidTr="00D87DCC">
        <w:tc>
          <w:tcPr>
            <w:tcW w:w="8644" w:type="dxa"/>
          </w:tcPr>
          <w:p w:rsidR="007624B5" w:rsidRDefault="007624B5" w:rsidP="007624B5">
            <w:pPr>
              <w:rPr>
                <w:ins w:id="63" w:author="ana.claudia" w:date="2013-06-19T13:43:00Z"/>
              </w:rPr>
            </w:pPr>
          </w:p>
          <w:p w:rsidR="007624B5" w:rsidRDefault="007624B5" w:rsidP="007624B5">
            <w:pPr>
              <w:rPr>
                <w:ins w:id="64" w:author="ana.claudia" w:date="2013-06-19T13:43:00Z"/>
              </w:rPr>
            </w:pPr>
            <w:proofErr w:type="gramStart"/>
            <w:ins w:id="65" w:author="ana.claudia" w:date="2013-06-19T13:43:00Z">
              <w:r w:rsidRPr="00A33DE1">
                <w:t>Parte:</w:t>
              </w:r>
              <w:proofErr w:type="gramEnd"/>
              <w:r w:rsidRPr="00A33DE1">
                <w:t>programas cadastrada, clique na parte:artistas para realizar o cadastro!</w:t>
              </w:r>
            </w:ins>
          </w:p>
          <w:p w:rsidR="007624B5" w:rsidRDefault="007624B5" w:rsidP="007624B5">
            <w:pPr>
              <w:rPr>
                <w:ins w:id="66" w:author="ana.claudia" w:date="2013-06-19T13:43:00Z"/>
              </w:rPr>
            </w:pPr>
          </w:p>
          <w:p w:rsidR="007624B5" w:rsidRDefault="007624B5" w:rsidP="007624B5">
            <w:pPr>
              <w:spacing w:before="100" w:beforeAutospacing="1" w:after="100" w:afterAutospacing="1"/>
              <w:rPr>
                <w:ins w:id="67" w:author="ana.claudia" w:date="2013-06-19T13:43:00Z"/>
                <w:rFonts w:ascii="Times New Roman" w:eastAsia="Times New Roman" w:hAnsi="Times New Roman" w:cs="Times New Roman"/>
                <w:sz w:val="24"/>
                <w:szCs w:val="24"/>
                <w:lang w:eastAsia="pt-BR"/>
              </w:rPr>
            </w:pPr>
            <w:ins w:id="68" w:author="ana.claudia" w:date="2013-06-19T13:43:00Z">
              <w:r>
                <w:rPr>
                  <w:rFonts w:ascii="Times New Roman" w:eastAsia="Times New Roman" w:hAnsi="Times New Roman" w:cs="Times New Roman"/>
                  <w:sz w:val="24"/>
                  <w:szCs w:val="24"/>
                  <w:lang w:eastAsia="pt-BR"/>
                </w:rPr>
                <w:t xml:space="preserve">SUGIRO: </w:t>
              </w:r>
            </w:ins>
          </w:p>
          <w:p w:rsidR="007624B5" w:rsidRDefault="007624B5" w:rsidP="007624B5">
            <w:pPr>
              <w:spacing w:before="100" w:beforeAutospacing="1" w:after="100" w:afterAutospacing="1"/>
              <w:rPr>
                <w:ins w:id="69" w:author="ana.claudia" w:date="2013-06-19T13:43:00Z"/>
                <w:rFonts w:ascii="Times New Roman" w:eastAsia="Times New Roman" w:hAnsi="Times New Roman" w:cs="Times New Roman"/>
                <w:sz w:val="24"/>
                <w:szCs w:val="24"/>
                <w:lang w:eastAsia="pt-BR"/>
              </w:rPr>
            </w:pPr>
            <w:ins w:id="70" w:author="ana.claudia" w:date="2013-06-19T13:43:00Z">
              <w:r>
                <w:rPr>
                  <w:rFonts w:ascii="Times New Roman" w:eastAsia="Times New Roman" w:hAnsi="Times New Roman" w:cs="Times New Roman"/>
                  <w:sz w:val="24"/>
                  <w:szCs w:val="24"/>
                  <w:lang w:eastAsia="pt-BR"/>
                </w:rPr>
                <w:t>Dados cadastrados com sucesso. Próxima etapa: Artistas.</w:t>
              </w:r>
            </w:ins>
          </w:p>
          <w:p w:rsidR="007624B5" w:rsidRDefault="007624B5" w:rsidP="00D87DCC">
            <w:bookmarkStart w:id="71" w:name="_GoBack"/>
            <w:bookmarkEnd w:id="71"/>
          </w:p>
        </w:tc>
      </w:tr>
    </w:tbl>
    <w:p w:rsidR="00A33DE1" w:rsidRDefault="00A33DE1" w:rsidP="00FC059B"/>
    <w:sectPr w:rsidR="00A33DE1" w:rsidSect="004C66C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5F67D8"/>
    <w:rsid w:val="004C66CA"/>
    <w:rsid w:val="005F67D8"/>
    <w:rsid w:val="007624B5"/>
    <w:rsid w:val="00957243"/>
    <w:rsid w:val="00A33DE1"/>
    <w:rsid w:val="00BF4817"/>
    <w:rsid w:val="00DE5B59"/>
    <w:rsid w:val="00E10A7D"/>
    <w:rsid w:val="00F55CBA"/>
    <w:rsid w:val="00FC059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6CA"/>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7624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7624B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624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7624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7624B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624B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49494170">
      <w:bodyDiv w:val="1"/>
      <w:marLeft w:val="0"/>
      <w:marRight w:val="0"/>
      <w:marTop w:val="0"/>
      <w:marBottom w:val="0"/>
      <w:divBdr>
        <w:top w:val="none" w:sz="0" w:space="0" w:color="auto"/>
        <w:left w:val="none" w:sz="0" w:space="0" w:color="auto"/>
        <w:bottom w:val="none" w:sz="0" w:space="0" w:color="auto"/>
        <w:right w:val="none" w:sz="0" w:space="0" w:color="auto"/>
      </w:divBdr>
      <w:divsChild>
        <w:div w:id="10839758">
          <w:marLeft w:val="0"/>
          <w:marRight w:val="0"/>
          <w:marTop w:val="0"/>
          <w:marBottom w:val="0"/>
          <w:divBdr>
            <w:top w:val="none" w:sz="0" w:space="0" w:color="auto"/>
            <w:left w:val="none" w:sz="0" w:space="0" w:color="auto"/>
            <w:bottom w:val="none" w:sz="0" w:space="0" w:color="auto"/>
            <w:right w:val="none" w:sz="0" w:space="0" w:color="auto"/>
          </w:divBdr>
        </w:div>
        <w:div w:id="196163943">
          <w:marLeft w:val="0"/>
          <w:marRight w:val="0"/>
          <w:marTop w:val="0"/>
          <w:marBottom w:val="0"/>
          <w:divBdr>
            <w:top w:val="none" w:sz="0" w:space="0" w:color="auto"/>
            <w:left w:val="none" w:sz="0" w:space="0" w:color="auto"/>
            <w:bottom w:val="none" w:sz="0" w:space="0" w:color="auto"/>
            <w:right w:val="none" w:sz="0" w:space="0" w:color="auto"/>
          </w:divBdr>
        </w:div>
        <w:div w:id="927226832">
          <w:marLeft w:val="0"/>
          <w:marRight w:val="0"/>
          <w:marTop w:val="0"/>
          <w:marBottom w:val="0"/>
          <w:divBdr>
            <w:top w:val="none" w:sz="0" w:space="0" w:color="auto"/>
            <w:left w:val="none" w:sz="0" w:space="0" w:color="auto"/>
            <w:bottom w:val="none" w:sz="0" w:space="0" w:color="auto"/>
            <w:right w:val="none" w:sz="0" w:space="0" w:color="auto"/>
          </w:divBdr>
        </w:div>
        <w:div w:id="1279027057">
          <w:marLeft w:val="0"/>
          <w:marRight w:val="0"/>
          <w:marTop w:val="0"/>
          <w:marBottom w:val="0"/>
          <w:divBdr>
            <w:top w:val="none" w:sz="0" w:space="0" w:color="auto"/>
            <w:left w:val="none" w:sz="0" w:space="0" w:color="auto"/>
            <w:bottom w:val="none" w:sz="0" w:space="0" w:color="auto"/>
            <w:right w:val="none" w:sz="0" w:space="0" w:color="auto"/>
          </w:divBdr>
        </w:div>
        <w:div w:id="268507279">
          <w:marLeft w:val="0"/>
          <w:marRight w:val="0"/>
          <w:marTop w:val="0"/>
          <w:marBottom w:val="0"/>
          <w:divBdr>
            <w:top w:val="none" w:sz="0" w:space="0" w:color="auto"/>
            <w:left w:val="none" w:sz="0" w:space="0" w:color="auto"/>
            <w:bottom w:val="none" w:sz="0" w:space="0" w:color="auto"/>
            <w:right w:val="none" w:sz="0" w:space="0" w:color="auto"/>
          </w:divBdr>
        </w:div>
        <w:div w:id="679771636">
          <w:marLeft w:val="0"/>
          <w:marRight w:val="0"/>
          <w:marTop w:val="0"/>
          <w:marBottom w:val="0"/>
          <w:divBdr>
            <w:top w:val="none" w:sz="0" w:space="0" w:color="auto"/>
            <w:left w:val="none" w:sz="0" w:space="0" w:color="auto"/>
            <w:bottom w:val="none" w:sz="0" w:space="0" w:color="auto"/>
            <w:right w:val="none" w:sz="0" w:space="0" w:color="auto"/>
          </w:divBdr>
        </w:div>
        <w:div w:id="378633709">
          <w:marLeft w:val="0"/>
          <w:marRight w:val="0"/>
          <w:marTop w:val="0"/>
          <w:marBottom w:val="0"/>
          <w:divBdr>
            <w:top w:val="none" w:sz="0" w:space="0" w:color="auto"/>
            <w:left w:val="none" w:sz="0" w:space="0" w:color="auto"/>
            <w:bottom w:val="none" w:sz="0" w:space="0" w:color="auto"/>
            <w:right w:val="none" w:sz="0" w:space="0" w:color="auto"/>
          </w:divBdr>
        </w:div>
        <w:div w:id="610892562">
          <w:marLeft w:val="0"/>
          <w:marRight w:val="0"/>
          <w:marTop w:val="0"/>
          <w:marBottom w:val="0"/>
          <w:divBdr>
            <w:top w:val="none" w:sz="0" w:space="0" w:color="auto"/>
            <w:left w:val="none" w:sz="0" w:space="0" w:color="auto"/>
            <w:bottom w:val="none" w:sz="0" w:space="0" w:color="auto"/>
            <w:right w:val="none" w:sz="0" w:space="0" w:color="auto"/>
          </w:divBdr>
        </w:div>
        <w:div w:id="552539833">
          <w:marLeft w:val="0"/>
          <w:marRight w:val="0"/>
          <w:marTop w:val="0"/>
          <w:marBottom w:val="0"/>
          <w:divBdr>
            <w:top w:val="none" w:sz="0" w:space="0" w:color="auto"/>
            <w:left w:val="none" w:sz="0" w:space="0" w:color="auto"/>
            <w:bottom w:val="none" w:sz="0" w:space="0" w:color="auto"/>
            <w:right w:val="none" w:sz="0" w:space="0" w:color="auto"/>
          </w:divBdr>
        </w:div>
        <w:div w:id="1276641711">
          <w:marLeft w:val="0"/>
          <w:marRight w:val="0"/>
          <w:marTop w:val="0"/>
          <w:marBottom w:val="0"/>
          <w:divBdr>
            <w:top w:val="none" w:sz="0" w:space="0" w:color="auto"/>
            <w:left w:val="none" w:sz="0" w:space="0" w:color="auto"/>
            <w:bottom w:val="none" w:sz="0" w:space="0" w:color="auto"/>
            <w:right w:val="none" w:sz="0" w:space="0" w:color="auto"/>
          </w:divBdr>
        </w:div>
      </w:divsChild>
    </w:div>
    <w:div w:id="1836259748">
      <w:bodyDiv w:val="1"/>
      <w:marLeft w:val="0"/>
      <w:marRight w:val="0"/>
      <w:marTop w:val="0"/>
      <w:marBottom w:val="0"/>
      <w:divBdr>
        <w:top w:val="none" w:sz="0" w:space="0" w:color="auto"/>
        <w:left w:val="none" w:sz="0" w:space="0" w:color="auto"/>
        <w:bottom w:val="none" w:sz="0" w:space="0" w:color="auto"/>
        <w:right w:val="none" w:sz="0" w:space="0" w:color="auto"/>
      </w:divBdr>
      <w:divsChild>
        <w:div w:id="1998681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9.png"/><Relationship Id="rId25"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7.bin"/><Relationship Id="rId28" Type="http://schemas.openxmlformats.org/officeDocument/2006/relationships/image" Target="media/image15.png"/><Relationship Id="rId10" Type="http://schemas.openxmlformats.org/officeDocument/2006/relationships/oleObject" Target="embeddings/oleObject3.bin"/><Relationship Id="rId19" Type="http://schemas.openxmlformats.org/officeDocument/2006/relationships/image" Target="media/image11.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13D30-FEE9-4A90-AB7F-005ADB794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Pages>
  <Words>829</Words>
  <Characters>4482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ana.claudia</dc:creator>
  <cp:lastModifiedBy>wender.correa</cp:lastModifiedBy>
  <cp:revision>4</cp:revision>
  <cp:lastPrinted>2013-06-20T14:57:00Z</cp:lastPrinted>
  <dcterms:created xsi:type="dcterms:W3CDTF">2013-06-20T15:17:00Z</dcterms:created>
  <dcterms:modified xsi:type="dcterms:W3CDTF">2013-06-28T13:20:00Z</dcterms:modified>
</cp:coreProperties>
</file>